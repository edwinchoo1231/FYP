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ppm"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1733" w:rsidRDefault="001C1733" w:rsidP="001C1733">
      <w:pPr>
        <w:spacing w:after="0" w:line="240" w:lineRule="auto"/>
        <w:ind w:right="-432"/>
        <w:jc w:val="center"/>
        <w:rPr>
          <w:rFonts w:ascii="Times New Roman" w:hAnsi="Times New Roman" w:cs="Times New Roman"/>
          <w:sz w:val="36"/>
          <w:szCs w:val="36"/>
        </w:rPr>
      </w:pPr>
    </w:p>
    <w:p w:rsidR="00273809" w:rsidRPr="001C1733" w:rsidRDefault="00273809" w:rsidP="001C1733">
      <w:pPr>
        <w:spacing w:after="0" w:line="240" w:lineRule="auto"/>
        <w:ind w:right="-432"/>
        <w:jc w:val="center"/>
        <w:rPr>
          <w:rFonts w:ascii="Times New Roman" w:hAnsi="Times New Roman" w:cs="Times New Roman"/>
          <w:sz w:val="36"/>
          <w:szCs w:val="36"/>
        </w:rPr>
      </w:pPr>
    </w:p>
    <w:p w:rsidR="001C1733" w:rsidRPr="001C1733" w:rsidRDefault="001C1733" w:rsidP="001C1733">
      <w:pPr>
        <w:spacing w:after="0" w:line="420" w:lineRule="exact"/>
        <w:ind w:right="-432"/>
        <w:rPr>
          <w:rFonts w:ascii="Times New Roman" w:eastAsia="宋体" w:hAnsi="Times New Roman" w:cs="Times New Roman"/>
          <w:sz w:val="26"/>
          <w:szCs w:val="26"/>
          <w:lang w:eastAsia="en-US"/>
        </w:rPr>
      </w:pPr>
    </w:p>
    <w:p w:rsidR="001C1733" w:rsidRPr="001C1733" w:rsidRDefault="00273809" w:rsidP="001C1733">
      <w:pPr>
        <w:tabs>
          <w:tab w:val="left" w:pos="0"/>
        </w:tabs>
        <w:spacing w:after="0" w:line="420" w:lineRule="exact"/>
        <w:ind w:right="-432"/>
        <w:jc w:val="center"/>
        <w:rPr>
          <w:rFonts w:ascii="Times New Roman" w:eastAsia="Calibri" w:hAnsi="Times New Roman" w:cs="Times New Roman"/>
          <w:position w:val="-1"/>
          <w:sz w:val="36"/>
          <w:szCs w:val="36"/>
          <w:lang w:eastAsia="en-US"/>
        </w:rPr>
      </w:pPr>
      <w:r w:rsidRPr="00273809">
        <w:rPr>
          <w:rFonts w:ascii="Times New Roman" w:hAnsi="Times New Roman" w:cs="Times New Roman"/>
          <w:sz w:val="36"/>
          <w:szCs w:val="24"/>
        </w:rPr>
        <w:t>EV CAR RIDE-SHARING SYSTEM IN UPM SERDANG CAMPUS</w:t>
      </w:r>
      <w:r w:rsidR="001C1733" w:rsidRPr="001C1733">
        <w:rPr>
          <w:rFonts w:ascii="Times New Roman" w:eastAsia="Calibri" w:hAnsi="Times New Roman" w:cs="Times New Roman"/>
          <w:position w:val="-1"/>
          <w:sz w:val="48"/>
          <w:szCs w:val="36"/>
          <w:lang w:eastAsia="en-US"/>
        </w:rPr>
        <w:t xml:space="preserve"> </w:t>
      </w:r>
    </w:p>
    <w:p w:rsidR="001C1733" w:rsidRPr="001C1733" w:rsidRDefault="001C1733" w:rsidP="001C1733">
      <w:pPr>
        <w:spacing w:after="0" w:line="200" w:lineRule="exact"/>
        <w:ind w:right="-432"/>
        <w:rPr>
          <w:rFonts w:ascii="Times New Roman" w:eastAsia="宋体" w:hAnsi="Times New Roman" w:cs="Times New Roman"/>
          <w:sz w:val="20"/>
          <w:szCs w:val="20"/>
          <w:lang w:eastAsia="en-US"/>
        </w:rPr>
      </w:pPr>
    </w:p>
    <w:p w:rsidR="001C1733" w:rsidRPr="001C1733" w:rsidRDefault="001C1733" w:rsidP="001C1733">
      <w:pPr>
        <w:spacing w:after="0" w:line="200" w:lineRule="exact"/>
        <w:ind w:right="-432"/>
        <w:rPr>
          <w:rFonts w:ascii="Times New Roman" w:eastAsia="宋体" w:hAnsi="Times New Roman" w:cs="Times New Roman"/>
          <w:sz w:val="20"/>
          <w:szCs w:val="20"/>
          <w:lang w:eastAsia="en-US"/>
        </w:rPr>
      </w:pPr>
    </w:p>
    <w:p w:rsidR="001C1733" w:rsidRDefault="001C1733" w:rsidP="001C1733">
      <w:pPr>
        <w:spacing w:after="0" w:line="200" w:lineRule="exact"/>
        <w:ind w:right="-432"/>
        <w:rPr>
          <w:rFonts w:ascii="Times New Roman" w:eastAsia="宋体" w:hAnsi="Times New Roman" w:cs="Times New Roman"/>
          <w:sz w:val="20"/>
          <w:szCs w:val="20"/>
          <w:lang w:eastAsia="en-US"/>
        </w:rPr>
      </w:pPr>
    </w:p>
    <w:p w:rsidR="00273809" w:rsidRDefault="00273809" w:rsidP="001C1733">
      <w:pPr>
        <w:spacing w:after="0" w:line="200" w:lineRule="exact"/>
        <w:ind w:right="-432"/>
        <w:rPr>
          <w:rFonts w:ascii="Times New Roman" w:eastAsia="宋体" w:hAnsi="Times New Roman" w:cs="Times New Roman"/>
          <w:sz w:val="20"/>
          <w:szCs w:val="20"/>
          <w:lang w:eastAsia="en-US"/>
        </w:rPr>
      </w:pPr>
    </w:p>
    <w:p w:rsidR="00273809" w:rsidRDefault="00273809" w:rsidP="001C1733">
      <w:pPr>
        <w:spacing w:after="0" w:line="200" w:lineRule="exact"/>
        <w:ind w:right="-432"/>
        <w:rPr>
          <w:rFonts w:ascii="Times New Roman" w:eastAsia="宋体" w:hAnsi="Times New Roman" w:cs="Times New Roman"/>
          <w:sz w:val="20"/>
          <w:szCs w:val="20"/>
          <w:lang w:eastAsia="en-US"/>
        </w:rPr>
      </w:pPr>
    </w:p>
    <w:p w:rsidR="00273809" w:rsidRDefault="00273809" w:rsidP="001C1733">
      <w:pPr>
        <w:spacing w:after="0" w:line="200" w:lineRule="exact"/>
        <w:ind w:right="-432"/>
        <w:rPr>
          <w:rFonts w:ascii="Times New Roman" w:eastAsia="宋体" w:hAnsi="Times New Roman" w:cs="Times New Roman"/>
          <w:sz w:val="20"/>
          <w:szCs w:val="20"/>
          <w:lang w:eastAsia="en-US"/>
        </w:rPr>
      </w:pPr>
    </w:p>
    <w:p w:rsidR="00273809" w:rsidRDefault="00273809" w:rsidP="001C1733">
      <w:pPr>
        <w:spacing w:after="0" w:line="200" w:lineRule="exact"/>
        <w:ind w:right="-432"/>
        <w:rPr>
          <w:rFonts w:ascii="Times New Roman" w:eastAsia="宋体" w:hAnsi="Times New Roman" w:cs="Times New Roman"/>
          <w:sz w:val="20"/>
          <w:szCs w:val="20"/>
          <w:lang w:eastAsia="en-US"/>
        </w:rPr>
      </w:pPr>
    </w:p>
    <w:p w:rsidR="00273809" w:rsidRDefault="00273809" w:rsidP="001C1733">
      <w:pPr>
        <w:spacing w:after="0" w:line="200" w:lineRule="exact"/>
        <w:ind w:right="-432"/>
        <w:rPr>
          <w:rFonts w:ascii="Times New Roman" w:eastAsia="宋体" w:hAnsi="Times New Roman" w:cs="Times New Roman"/>
          <w:sz w:val="20"/>
          <w:szCs w:val="20"/>
          <w:lang w:eastAsia="en-US"/>
        </w:rPr>
      </w:pPr>
    </w:p>
    <w:p w:rsidR="00273809" w:rsidRDefault="00273809" w:rsidP="001C1733">
      <w:pPr>
        <w:spacing w:after="0" w:line="200" w:lineRule="exact"/>
        <w:ind w:right="-432"/>
        <w:rPr>
          <w:rFonts w:ascii="Times New Roman" w:eastAsia="宋体" w:hAnsi="Times New Roman" w:cs="Times New Roman"/>
          <w:sz w:val="20"/>
          <w:szCs w:val="20"/>
          <w:lang w:eastAsia="en-US"/>
        </w:rPr>
      </w:pPr>
    </w:p>
    <w:p w:rsidR="00273809" w:rsidRDefault="00273809" w:rsidP="001C1733">
      <w:pPr>
        <w:spacing w:after="0" w:line="200" w:lineRule="exact"/>
        <w:ind w:right="-432"/>
        <w:rPr>
          <w:rFonts w:ascii="Times New Roman" w:eastAsia="宋体" w:hAnsi="Times New Roman" w:cs="Times New Roman"/>
          <w:sz w:val="20"/>
          <w:szCs w:val="20"/>
          <w:lang w:eastAsia="en-US"/>
        </w:rPr>
      </w:pPr>
    </w:p>
    <w:p w:rsidR="00273809" w:rsidRPr="001C1733" w:rsidRDefault="00273809" w:rsidP="001C1733">
      <w:pPr>
        <w:spacing w:after="0" w:line="200" w:lineRule="exact"/>
        <w:ind w:right="-432"/>
        <w:rPr>
          <w:rFonts w:ascii="Times New Roman" w:eastAsia="宋体" w:hAnsi="Times New Roman" w:cs="Times New Roman"/>
          <w:sz w:val="20"/>
          <w:szCs w:val="20"/>
          <w:lang w:eastAsia="en-US"/>
        </w:rPr>
      </w:pPr>
    </w:p>
    <w:p w:rsidR="001C1733" w:rsidRPr="001C1733" w:rsidRDefault="001C1733" w:rsidP="001C1733">
      <w:pPr>
        <w:spacing w:after="0" w:line="200" w:lineRule="exact"/>
        <w:ind w:right="-432"/>
        <w:rPr>
          <w:rFonts w:ascii="Times New Roman" w:eastAsia="宋体" w:hAnsi="Times New Roman" w:cs="Times New Roman"/>
          <w:sz w:val="20"/>
          <w:szCs w:val="20"/>
          <w:lang w:eastAsia="en-US"/>
        </w:rPr>
      </w:pPr>
    </w:p>
    <w:p w:rsidR="001C1733" w:rsidRPr="001C1733" w:rsidRDefault="001C1733" w:rsidP="001C1733">
      <w:pPr>
        <w:spacing w:after="0" w:line="200" w:lineRule="exact"/>
        <w:ind w:right="-432"/>
        <w:rPr>
          <w:rFonts w:ascii="Times New Roman" w:eastAsia="宋体" w:hAnsi="Times New Roman" w:cs="Times New Roman"/>
          <w:sz w:val="20"/>
          <w:szCs w:val="20"/>
          <w:lang w:eastAsia="en-US"/>
        </w:rPr>
      </w:pPr>
    </w:p>
    <w:p w:rsidR="001C1733" w:rsidRDefault="00273809" w:rsidP="001C1733">
      <w:pPr>
        <w:spacing w:before="9" w:after="0" w:line="240" w:lineRule="auto"/>
        <w:ind w:right="-432"/>
        <w:jc w:val="center"/>
        <w:rPr>
          <w:rFonts w:ascii="Times New Roman" w:eastAsia="Cambria" w:hAnsi="Times New Roman" w:cs="Times New Roman"/>
          <w:sz w:val="36"/>
          <w:szCs w:val="36"/>
          <w:lang w:eastAsia="en-US"/>
        </w:rPr>
      </w:pPr>
      <w:r>
        <w:rPr>
          <w:rFonts w:ascii="Times New Roman" w:eastAsia="Cambria" w:hAnsi="Times New Roman" w:cs="Times New Roman"/>
          <w:sz w:val="36"/>
          <w:szCs w:val="36"/>
          <w:lang w:eastAsia="en-US"/>
        </w:rPr>
        <w:t>CHOO HONG YEE</w:t>
      </w:r>
    </w:p>
    <w:p w:rsidR="00273809" w:rsidRPr="001C1733" w:rsidRDefault="00273809" w:rsidP="001C1733">
      <w:pPr>
        <w:spacing w:before="9" w:after="0" w:line="240" w:lineRule="auto"/>
        <w:ind w:right="-432"/>
        <w:jc w:val="center"/>
        <w:rPr>
          <w:rFonts w:ascii="Times New Roman" w:eastAsia="Cambria" w:hAnsi="Times New Roman" w:cs="Times New Roman"/>
          <w:sz w:val="36"/>
          <w:szCs w:val="36"/>
          <w:lang w:eastAsia="en-US"/>
        </w:rPr>
      </w:pPr>
      <w:r>
        <w:rPr>
          <w:rFonts w:ascii="Times New Roman" w:eastAsia="Cambria" w:hAnsi="Times New Roman" w:cs="Times New Roman"/>
          <w:sz w:val="36"/>
          <w:szCs w:val="36"/>
          <w:lang w:eastAsia="en-US"/>
        </w:rPr>
        <w:t>179435</w:t>
      </w:r>
    </w:p>
    <w:p w:rsidR="001C1733" w:rsidRPr="001C1733" w:rsidRDefault="001C1733" w:rsidP="001C1733">
      <w:pPr>
        <w:spacing w:before="9" w:after="0" w:line="240" w:lineRule="auto"/>
        <w:ind w:right="-432"/>
        <w:rPr>
          <w:rFonts w:ascii="Times New Roman" w:eastAsia="Cambria" w:hAnsi="Times New Roman" w:cs="Times New Roman"/>
          <w:sz w:val="36"/>
          <w:szCs w:val="36"/>
          <w:lang w:eastAsia="en-US"/>
        </w:rPr>
      </w:pPr>
    </w:p>
    <w:p w:rsidR="001C1733" w:rsidRPr="001C1733" w:rsidRDefault="001C1733" w:rsidP="001C1733">
      <w:pPr>
        <w:rPr>
          <w:rFonts w:ascii="Times New Roman" w:eastAsia="Cambria" w:hAnsi="Times New Roman" w:cs="Times New Roman"/>
          <w:sz w:val="36"/>
          <w:szCs w:val="36"/>
          <w:lang w:eastAsia="en-US"/>
        </w:rPr>
      </w:pPr>
    </w:p>
    <w:p w:rsidR="001C1733" w:rsidRDefault="001C1733" w:rsidP="001C1733">
      <w:pPr>
        <w:rPr>
          <w:rFonts w:ascii="Times New Roman" w:eastAsia="Cambria" w:hAnsi="Times New Roman" w:cs="Times New Roman"/>
          <w:sz w:val="32"/>
          <w:szCs w:val="36"/>
          <w:lang w:eastAsia="en-US"/>
        </w:rPr>
      </w:pPr>
    </w:p>
    <w:p w:rsidR="00273809" w:rsidRDefault="00273809" w:rsidP="001C1733">
      <w:pPr>
        <w:rPr>
          <w:rFonts w:ascii="Times New Roman" w:eastAsia="Cambria" w:hAnsi="Times New Roman" w:cs="Times New Roman"/>
          <w:sz w:val="32"/>
          <w:szCs w:val="36"/>
          <w:lang w:eastAsia="en-US"/>
        </w:rPr>
      </w:pPr>
    </w:p>
    <w:p w:rsidR="00273809" w:rsidRDefault="00273809" w:rsidP="001C1733">
      <w:pPr>
        <w:rPr>
          <w:rFonts w:ascii="Times New Roman" w:eastAsia="Cambria" w:hAnsi="Times New Roman" w:cs="Times New Roman"/>
          <w:sz w:val="32"/>
          <w:szCs w:val="36"/>
          <w:lang w:eastAsia="en-US"/>
        </w:rPr>
      </w:pPr>
    </w:p>
    <w:p w:rsidR="00273809" w:rsidRDefault="00273809" w:rsidP="00273809">
      <w:pPr>
        <w:jc w:val="center"/>
        <w:rPr>
          <w:rFonts w:ascii="Times New Roman" w:eastAsia="Cambria" w:hAnsi="Times New Roman" w:cs="Times New Roman"/>
          <w:sz w:val="36"/>
          <w:szCs w:val="36"/>
          <w:lang w:eastAsia="en-US"/>
        </w:rPr>
      </w:pPr>
      <w:r>
        <w:rPr>
          <w:rFonts w:ascii="Times New Roman" w:eastAsia="Cambria" w:hAnsi="Times New Roman" w:cs="Times New Roman"/>
          <w:sz w:val="36"/>
          <w:szCs w:val="36"/>
          <w:lang w:eastAsia="en-US"/>
        </w:rPr>
        <w:t>BACHELOR OF ENGINEERING</w:t>
      </w:r>
    </w:p>
    <w:p w:rsidR="00273809" w:rsidRDefault="00273809" w:rsidP="00273809">
      <w:pPr>
        <w:jc w:val="center"/>
        <w:rPr>
          <w:rFonts w:ascii="Times New Roman" w:eastAsia="Cambria" w:hAnsi="Times New Roman" w:cs="Times New Roman"/>
          <w:sz w:val="36"/>
          <w:szCs w:val="36"/>
          <w:lang w:eastAsia="en-US"/>
        </w:rPr>
      </w:pPr>
      <w:r>
        <w:rPr>
          <w:rFonts w:ascii="Times New Roman" w:eastAsia="Cambria" w:hAnsi="Times New Roman" w:cs="Times New Roman"/>
          <w:sz w:val="36"/>
          <w:szCs w:val="36"/>
          <w:lang w:eastAsia="en-US"/>
        </w:rPr>
        <w:t>(COMPUTER AND COMMUNICATION SYSTEMS)</w:t>
      </w:r>
    </w:p>
    <w:p w:rsidR="00273809" w:rsidRDefault="00273809" w:rsidP="00273809">
      <w:pPr>
        <w:jc w:val="center"/>
        <w:rPr>
          <w:rFonts w:ascii="Times New Roman" w:eastAsia="Cambria" w:hAnsi="Times New Roman" w:cs="Times New Roman"/>
          <w:sz w:val="36"/>
          <w:szCs w:val="36"/>
          <w:lang w:eastAsia="en-US"/>
        </w:rPr>
      </w:pPr>
      <w:r>
        <w:rPr>
          <w:rFonts w:ascii="Times New Roman" w:eastAsia="Cambria" w:hAnsi="Times New Roman" w:cs="Times New Roman"/>
          <w:sz w:val="36"/>
          <w:szCs w:val="36"/>
          <w:lang w:eastAsia="en-US"/>
        </w:rPr>
        <w:t>FACULTY OF ENGINEERING</w:t>
      </w:r>
    </w:p>
    <w:p w:rsidR="00273809" w:rsidRDefault="00273809" w:rsidP="00273809">
      <w:pPr>
        <w:jc w:val="center"/>
        <w:rPr>
          <w:rFonts w:ascii="Times New Roman" w:eastAsia="Cambria" w:hAnsi="Times New Roman" w:cs="Times New Roman"/>
          <w:sz w:val="36"/>
          <w:szCs w:val="36"/>
          <w:lang w:eastAsia="en-US"/>
        </w:rPr>
      </w:pPr>
      <w:r>
        <w:rPr>
          <w:rFonts w:ascii="Times New Roman" w:eastAsia="Cambria" w:hAnsi="Times New Roman" w:cs="Times New Roman"/>
          <w:sz w:val="36"/>
          <w:szCs w:val="36"/>
          <w:lang w:eastAsia="en-US"/>
        </w:rPr>
        <w:t>UNIVERSITI PUTRA MALAYSIA</w:t>
      </w:r>
    </w:p>
    <w:p w:rsidR="00273809" w:rsidRDefault="00273809" w:rsidP="00273809">
      <w:pPr>
        <w:jc w:val="center"/>
        <w:rPr>
          <w:rFonts w:ascii="Times New Roman" w:eastAsia="Cambria" w:hAnsi="Times New Roman" w:cs="Times New Roman"/>
          <w:sz w:val="36"/>
          <w:szCs w:val="36"/>
          <w:lang w:eastAsia="en-US"/>
        </w:rPr>
      </w:pPr>
      <w:r>
        <w:rPr>
          <w:rFonts w:ascii="Times New Roman" w:eastAsia="Cambria" w:hAnsi="Times New Roman" w:cs="Times New Roman"/>
          <w:sz w:val="36"/>
          <w:szCs w:val="36"/>
          <w:lang w:eastAsia="en-US"/>
        </w:rPr>
        <w:t>SERDANG, SELANGOR</w:t>
      </w:r>
    </w:p>
    <w:p w:rsidR="00273809" w:rsidRPr="00273809" w:rsidRDefault="00273809" w:rsidP="00273809">
      <w:pPr>
        <w:jc w:val="center"/>
        <w:rPr>
          <w:rFonts w:ascii="Times New Roman" w:eastAsia="Cambria" w:hAnsi="Times New Roman" w:cs="Times New Roman"/>
          <w:sz w:val="36"/>
          <w:szCs w:val="36"/>
          <w:lang w:eastAsia="en-US"/>
        </w:rPr>
      </w:pPr>
      <w:r>
        <w:rPr>
          <w:rFonts w:ascii="Times New Roman" w:eastAsia="Cambria" w:hAnsi="Times New Roman" w:cs="Times New Roman"/>
          <w:sz w:val="36"/>
          <w:szCs w:val="36"/>
          <w:lang w:eastAsia="en-US"/>
        </w:rPr>
        <w:t>2018</w:t>
      </w:r>
    </w:p>
    <w:p w:rsidR="00273809" w:rsidRDefault="00273809" w:rsidP="001C1733">
      <w:pPr>
        <w:rPr>
          <w:rFonts w:ascii="Times New Roman" w:eastAsia="Cambria" w:hAnsi="Times New Roman" w:cs="Times New Roman"/>
          <w:sz w:val="32"/>
          <w:szCs w:val="36"/>
          <w:lang w:eastAsia="en-US"/>
        </w:rPr>
      </w:pPr>
    </w:p>
    <w:p w:rsidR="00273809" w:rsidRPr="001C1733" w:rsidRDefault="00273809" w:rsidP="00273809">
      <w:pPr>
        <w:jc w:val="center"/>
        <w:rPr>
          <w:rFonts w:ascii="Times New Roman" w:eastAsia="Cambria" w:hAnsi="Times New Roman" w:cs="Times New Roman"/>
          <w:sz w:val="32"/>
          <w:szCs w:val="36"/>
          <w:lang w:eastAsia="en-US"/>
        </w:rPr>
      </w:pPr>
    </w:p>
    <w:p w:rsidR="001C1733" w:rsidRPr="001C1733" w:rsidRDefault="001C1733" w:rsidP="00273809">
      <w:pPr>
        <w:jc w:val="center"/>
        <w:rPr>
          <w:rFonts w:ascii="Times New Roman" w:eastAsia="Cambria" w:hAnsi="Times New Roman" w:cs="Times New Roman"/>
          <w:sz w:val="32"/>
          <w:szCs w:val="36"/>
          <w:lang w:eastAsia="en-US"/>
        </w:rPr>
      </w:pPr>
    </w:p>
    <w:p w:rsidR="001C1733" w:rsidRPr="001C1733" w:rsidRDefault="001C1733" w:rsidP="00273809">
      <w:pPr>
        <w:jc w:val="center"/>
        <w:rPr>
          <w:rFonts w:ascii="Times New Roman" w:eastAsia="Cambria" w:hAnsi="Times New Roman" w:cs="Times New Roman"/>
          <w:b/>
          <w:sz w:val="28"/>
          <w:szCs w:val="36"/>
          <w:lang w:eastAsia="en-US"/>
        </w:rPr>
      </w:pPr>
      <w:r w:rsidRPr="001C1733">
        <w:rPr>
          <w:rFonts w:ascii="Times New Roman" w:eastAsia="Cambria" w:hAnsi="Times New Roman" w:cs="Times New Roman"/>
          <w:b/>
          <w:sz w:val="28"/>
          <w:szCs w:val="36"/>
          <w:lang w:eastAsia="en-US"/>
        </w:rPr>
        <w:t>TABLE OF CONTENTS</w:t>
      </w:r>
    </w:p>
    <w:tbl>
      <w:tblPr>
        <w:tblStyle w:val="TableGrid1"/>
        <w:tblW w:w="8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0"/>
        <w:gridCol w:w="1283"/>
      </w:tblGrid>
      <w:tr w:rsidR="00FC10EF" w:rsidRPr="001C1733" w:rsidTr="00F8155D">
        <w:tc>
          <w:tcPr>
            <w:tcW w:w="7330" w:type="dxa"/>
          </w:tcPr>
          <w:p w:rsidR="00FC10EF" w:rsidRPr="00760C84" w:rsidRDefault="00760C84" w:rsidP="001C1733">
            <w:pPr>
              <w:spacing w:line="360" w:lineRule="auto"/>
              <w:jc w:val="both"/>
              <w:rPr>
                <w:rFonts w:ascii="Times New Roman" w:hAnsi="Times New Roman" w:cs="Times New Roman"/>
                <w:b/>
                <w:sz w:val="24"/>
                <w:szCs w:val="24"/>
                <w:u w:val="single"/>
              </w:rPr>
            </w:pPr>
            <w:r w:rsidRPr="00760C84">
              <w:rPr>
                <w:rFonts w:ascii="Times New Roman" w:hAnsi="Times New Roman" w:cs="Times New Roman"/>
                <w:b/>
                <w:sz w:val="24"/>
                <w:szCs w:val="24"/>
                <w:u w:val="single"/>
              </w:rPr>
              <w:t>Content</w:t>
            </w:r>
          </w:p>
        </w:tc>
        <w:tc>
          <w:tcPr>
            <w:tcW w:w="1283" w:type="dxa"/>
          </w:tcPr>
          <w:p w:rsidR="00FC10EF" w:rsidRPr="00760C84" w:rsidRDefault="00760C84" w:rsidP="00542EA9">
            <w:pPr>
              <w:spacing w:line="360" w:lineRule="auto"/>
              <w:jc w:val="both"/>
              <w:rPr>
                <w:rFonts w:ascii="Times New Roman" w:hAnsi="Times New Roman" w:cs="Times New Roman"/>
                <w:b/>
                <w:sz w:val="24"/>
                <w:szCs w:val="24"/>
                <w:u w:val="single"/>
              </w:rPr>
            </w:pPr>
            <w:r w:rsidRPr="00760C84">
              <w:rPr>
                <w:rFonts w:ascii="Times New Roman" w:hAnsi="Times New Roman" w:cs="Times New Roman"/>
                <w:b/>
                <w:sz w:val="24"/>
                <w:szCs w:val="24"/>
                <w:u w:val="single"/>
              </w:rPr>
              <w:t xml:space="preserve">Page </w:t>
            </w:r>
          </w:p>
        </w:tc>
      </w:tr>
      <w:tr w:rsidR="00FC10EF" w:rsidRPr="001C1733" w:rsidTr="00F8155D">
        <w:trPr>
          <w:trHeight w:val="436"/>
        </w:trPr>
        <w:tc>
          <w:tcPr>
            <w:tcW w:w="7330" w:type="dxa"/>
          </w:tcPr>
          <w:p w:rsidR="00FC10EF" w:rsidRPr="001C1733" w:rsidRDefault="00FC10EF" w:rsidP="001C1733">
            <w:pPr>
              <w:jc w:val="both"/>
              <w:rPr>
                <w:rFonts w:ascii="Times New Roman" w:hAnsi="Times New Roman" w:cs="Times New Roman"/>
                <w:b/>
                <w:sz w:val="24"/>
                <w:szCs w:val="24"/>
              </w:rPr>
            </w:pPr>
            <w:r w:rsidRPr="001C1733">
              <w:rPr>
                <w:rFonts w:ascii="Times New Roman" w:hAnsi="Times New Roman" w:cs="Times New Roman"/>
                <w:b/>
                <w:sz w:val="24"/>
                <w:szCs w:val="24"/>
              </w:rPr>
              <w:t>TABLE OF CONTENTS</w:t>
            </w:r>
          </w:p>
        </w:tc>
        <w:tc>
          <w:tcPr>
            <w:tcW w:w="1283" w:type="dxa"/>
          </w:tcPr>
          <w:p w:rsidR="00FC10EF" w:rsidRPr="001C1733" w:rsidRDefault="00FC10EF" w:rsidP="001C1733">
            <w:pPr>
              <w:jc w:val="both"/>
              <w:rPr>
                <w:rFonts w:ascii="Times New Roman" w:hAnsi="Times New Roman" w:cs="Times New Roman"/>
                <w:b/>
                <w:sz w:val="24"/>
                <w:szCs w:val="24"/>
              </w:rPr>
            </w:pPr>
            <w:r w:rsidRPr="001C1733">
              <w:rPr>
                <w:rFonts w:ascii="Times New Roman" w:hAnsi="Times New Roman" w:cs="Times New Roman"/>
                <w:b/>
                <w:sz w:val="24"/>
                <w:szCs w:val="24"/>
              </w:rPr>
              <w:t>1</w:t>
            </w:r>
          </w:p>
        </w:tc>
      </w:tr>
      <w:tr w:rsidR="00FC10EF" w:rsidRPr="001C1733" w:rsidTr="00F8155D">
        <w:trPr>
          <w:trHeight w:val="436"/>
        </w:trPr>
        <w:tc>
          <w:tcPr>
            <w:tcW w:w="7330" w:type="dxa"/>
          </w:tcPr>
          <w:p w:rsidR="00FC10EF" w:rsidRPr="001C1733" w:rsidRDefault="00FC10EF" w:rsidP="001C1733">
            <w:pPr>
              <w:spacing w:line="360" w:lineRule="auto"/>
              <w:jc w:val="both"/>
              <w:rPr>
                <w:rFonts w:ascii="Times New Roman" w:hAnsi="Times New Roman" w:cs="Times New Roman"/>
                <w:b/>
                <w:sz w:val="24"/>
                <w:szCs w:val="24"/>
              </w:rPr>
            </w:pPr>
            <w:r w:rsidRPr="001C1733">
              <w:rPr>
                <w:rFonts w:ascii="Times New Roman" w:hAnsi="Times New Roman" w:cs="Times New Roman"/>
                <w:b/>
                <w:sz w:val="24"/>
                <w:szCs w:val="24"/>
              </w:rPr>
              <w:t xml:space="preserve">LIST OF </w:t>
            </w:r>
            <w:r w:rsidRPr="00FC10EF">
              <w:rPr>
                <w:rFonts w:ascii="Times New Roman" w:hAnsi="Times New Roman" w:cs="Times New Roman"/>
                <w:b/>
                <w:sz w:val="24"/>
                <w:szCs w:val="24"/>
              </w:rPr>
              <w:t>TABLES</w:t>
            </w:r>
          </w:p>
        </w:tc>
        <w:tc>
          <w:tcPr>
            <w:tcW w:w="1283" w:type="dxa"/>
          </w:tcPr>
          <w:p w:rsidR="00FC10EF" w:rsidRPr="001C1733" w:rsidRDefault="00D55D2B" w:rsidP="001C1733">
            <w:pPr>
              <w:spacing w:line="360" w:lineRule="auto"/>
              <w:jc w:val="both"/>
              <w:rPr>
                <w:rFonts w:ascii="Times New Roman" w:hAnsi="Times New Roman" w:cs="Times New Roman"/>
                <w:b/>
                <w:sz w:val="24"/>
                <w:szCs w:val="24"/>
              </w:rPr>
            </w:pPr>
            <w:r>
              <w:rPr>
                <w:rFonts w:ascii="Times New Roman" w:hAnsi="Times New Roman" w:cs="Times New Roman"/>
                <w:b/>
                <w:sz w:val="24"/>
                <w:szCs w:val="24"/>
              </w:rPr>
              <w:t>3</w:t>
            </w:r>
          </w:p>
        </w:tc>
      </w:tr>
      <w:tr w:rsidR="00FC10EF" w:rsidRPr="001C1733" w:rsidTr="00F8155D">
        <w:trPr>
          <w:trHeight w:val="436"/>
        </w:trPr>
        <w:tc>
          <w:tcPr>
            <w:tcW w:w="7330" w:type="dxa"/>
          </w:tcPr>
          <w:p w:rsidR="00FC10EF" w:rsidRPr="001C1733" w:rsidRDefault="00FC10EF" w:rsidP="00FC10EF">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LIST OF </w:t>
            </w:r>
            <w:r w:rsidRPr="00FC10EF">
              <w:rPr>
                <w:rFonts w:ascii="Times New Roman" w:hAnsi="Times New Roman" w:cs="Times New Roman"/>
                <w:b/>
                <w:sz w:val="24"/>
                <w:szCs w:val="24"/>
              </w:rPr>
              <w:t>FIGURES</w:t>
            </w:r>
          </w:p>
        </w:tc>
        <w:tc>
          <w:tcPr>
            <w:tcW w:w="1283" w:type="dxa"/>
          </w:tcPr>
          <w:p w:rsidR="00FC10EF" w:rsidRPr="001C1733" w:rsidRDefault="00D55D2B" w:rsidP="001C1733">
            <w:pPr>
              <w:spacing w:line="360" w:lineRule="auto"/>
              <w:jc w:val="both"/>
              <w:rPr>
                <w:rFonts w:ascii="Times New Roman" w:hAnsi="Times New Roman" w:cs="Times New Roman"/>
                <w:b/>
                <w:sz w:val="24"/>
                <w:szCs w:val="24"/>
              </w:rPr>
            </w:pPr>
            <w:r>
              <w:rPr>
                <w:rFonts w:ascii="Times New Roman" w:hAnsi="Times New Roman" w:cs="Times New Roman"/>
                <w:b/>
                <w:sz w:val="24"/>
                <w:szCs w:val="24"/>
              </w:rPr>
              <w:t>4</w:t>
            </w:r>
          </w:p>
        </w:tc>
      </w:tr>
      <w:tr w:rsidR="00FC10EF" w:rsidRPr="001C1733" w:rsidTr="00F8155D">
        <w:trPr>
          <w:trHeight w:val="436"/>
        </w:trPr>
        <w:tc>
          <w:tcPr>
            <w:tcW w:w="7330" w:type="dxa"/>
          </w:tcPr>
          <w:p w:rsidR="00FC10EF" w:rsidRPr="001C1733" w:rsidRDefault="00FC10EF" w:rsidP="001C1733">
            <w:pPr>
              <w:spacing w:line="360" w:lineRule="auto"/>
              <w:jc w:val="both"/>
              <w:rPr>
                <w:rFonts w:ascii="Times New Roman" w:hAnsi="Times New Roman" w:cs="Times New Roman"/>
                <w:b/>
                <w:sz w:val="24"/>
                <w:szCs w:val="24"/>
              </w:rPr>
            </w:pPr>
            <w:r>
              <w:rPr>
                <w:rFonts w:ascii="Times New Roman" w:hAnsi="Times New Roman" w:cs="Times New Roman"/>
                <w:b/>
                <w:sz w:val="24"/>
                <w:szCs w:val="24"/>
              </w:rPr>
              <w:t>LIST OF ABBREVIATIONS</w:t>
            </w:r>
          </w:p>
        </w:tc>
        <w:tc>
          <w:tcPr>
            <w:tcW w:w="1283" w:type="dxa"/>
          </w:tcPr>
          <w:p w:rsidR="00FC10EF" w:rsidRPr="001C1733" w:rsidRDefault="00D55D2B" w:rsidP="001C1733">
            <w:pPr>
              <w:spacing w:line="360" w:lineRule="auto"/>
              <w:jc w:val="both"/>
              <w:rPr>
                <w:rFonts w:ascii="Times New Roman" w:hAnsi="Times New Roman" w:cs="Times New Roman"/>
                <w:b/>
                <w:sz w:val="24"/>
                <w:szCs w:val="24"/>
              </w:rPr>
            </w:pPr>
            <w:r>
              <w:rPr>
                <w:rFonts w:ascii="Times New Roman" w:hAnsi="Times New Roman" w:cs="Times New Roman"/>
                <w:b/>
                <w:sz w:val="24"/>
                <w:szCs w:val="24"/>
              </w:rPr>
              <w:t>5</w:t>
            </w:r>
          </w:p>
        </w:tc>
      </w:tr>
      <w:tr w:rsidR="00FC10EF" w:rsidRPr="001C1733" w:rsidTr="00F8155D">
        <w:trPr>
          <w:trHeight w:val="2150"/>
        </w:trPr>
        <w:tc>
          <w:tcPr>
            <w:tcW w:w="7330" w:type="dxa"/>
          </w:tcPr>
          <w:p w:rsidR="00FC10EF" w:rsidRPr="001C1733" w:rsidRDefault="00FC10EF" w:rsidP="001C1733">
            <w:pPr>
              <w:spacing w:line="360" w:lineRule="auto"/>
              <w:jc w:val="both"/>
              <w:rPr>
                <w:rFonts w:ascii="Times New Roman" w:hAnsi="Times New Roman" w:cs="Times New Roman"/>
                <w:b/>
                <w:sz w:val="24"/>
                <w:szCs w:val="24"/>
              </w:rPr>
            </w:pPr>
            <w:r>
              <w:rPr>
                <w:rFonts w:ascii="Times New Roman" w:hAnsi="Times New Roman" w:cs="Times New Roman"/>
                <w:b/>
                <w:sz w:val="24"/>
                <w:szCs w:val="24"/>
              </w:rPr>
              <w:t>CHAPTER 1:</w:t>
            </w:r>
            <w:r w:rsidRPr="001C1733">
              <w:rPr>
                <w:rFonts w:ascii="Times New Roman" w:hAnsi="Times New Roman" w:cs="Times New Roman"/>
                <w:b/>
                <w:sz w:val="24"/>
                <w:szCs w:val="24"/>
              </w:rPr>
              <w:t>INTRODUCTION</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tblGrid>
            <w:tr w:rsidR="00FC10EF" w:rsidRPr="001C1733" w:rsidTr="00F8155D">
              <w:trPr>
                <w:trHeight w:val="287"/>
              </w:trPr>
              <w:tc>
                <w:tcPr>
                  <w:tcW w:w="4555" w:type="dxa"/>
                </w:tcPr>
                <w:p w:rsidR="00FC10EF" w:rsidRPr="001C1733" w:rsidRDefault="00FC10EF" w:rsidP="001C1733">
                  <w:pPr>
                    <w:spacing w:line="360" w:lineRule="auto"/>
                    <w:jc w:val="both"/>
                    <w:rPr>
                      <w:rFonts w:ascii="Times New Roman" w:hAnsi="Times New Roman" w:cs="Times New Roman"/>
                      <w:sz w:val="24"/>
                      <w:szCs w:val="24"/>
                    </w:rPr>
                  </w:pPr>
                  <w:r w:rsidRPr="001C1733">
                    <w:rPr>
                      <w:rFonts w:ascii="Times New Roman" w:hAnsi="Times New Roman" w:cs="Times New Roman"/>
                      <w:sz w:val="24"/>
                      <w:szCs w:val="24"/>
                    </w:rPr>
                    <w:t>1.1 Project Background</w:t>
                  </w:r>
                </w:p>
              </w:tc>
            </w:tr>
            <w:tr w:rsidR="00FC10EF" w:rsidRPr="001C1733" w:rsidTr="00F8155D">
              <w:trPr>
                <w:trHeight w:val="269"/>
              </w:trPr>
              <w:tc>
                <w:tcPr>
                  <w:tcW w:w="4555" w:type="dxa"/>
                </w:tcPr>
                <w:p w:rsidR="00FC10EF" w:rsidRPr="001C1733" w:rsidRDefault="00FC10EF" w:rsidP="00FC10EF">
                  <w:pPr>
                    <w:spacing w:line="360" w:lineRule="auto"/>
                    <w:jc w:val="both"/>
                    <w:rPr>
                      <w:rFonts w:ascii="Times New Roman" w:hAnsi="Times New Roman" w:cs="Times New Roman"/>
                      <w:sz w:val="24"/>
                      <w:szCs w:val="24"/>
                    </w:rPr>
                  </w:pPr>
                  <w:r w:rsidRPr="001C1733">
                    <w:rPr>
                      <w:rFonts w:ascii="Times New Roman" w:hAnsi="Times New Roman" w:cs="Times New Roman"/>
                      <w:sz w:val="24"/>
                      <w:szCs w:val="24"/>
                    </w:rPr>
                    <w:t xml:space="preserve">1.2 </w:t>
                  </w:r>
                  <w:r>
                    <w:rPr>
                      <w:rFonts w:ascii="Times New Roman" w:hAnsi="Times New Roman" w:cs="Times New Roman"/>
                      <w:sz w:val="24"/>
                      <w:szCs w:val="24"/>
                    </w:rPr>
                    <w:t>Problem Statement</w:t>
                  </w:r>
                </w:p>
              </w:tc>
            </w:tr>
            <w:tr w:rsidR="00FC10EF" w:rsidRPr="001C1733" w:rsidTr="00F8155D">
              <w:trPr>
                <w:trHeight w:val="341"/>
              </w:trPr>
              <w:tc>
                <w:tcPr>
                  <w:tcW w:w="4555" w:type="dxa"/>
                </w:tcPr>
                <w:p w:rsidR="00FC10EF" w:rsidRPr="001C1733" w:rsidRDefault="00FC10EF" w:rsidP="00FC10EF">
                  <w:pPr>
                    <w:spacing w:line="360" w:lineRule="auto"/>
                    <w:jc w:val="both"/>
                    <w:rPr>
                      <w:rFonts w:ascii="Times New Roman" w:hAnsi="Times New Roman" w:cs="Times New Roman"/>
                      <w:sz w:val="24"/>
                      <w:szCs w:val="24"/>
                    </w:rPr>
                  </w:pPr>
                  <w:r w:rsidRPr="001C1733">
                    <w:rPr>
                      <w:rFonts w:ascii="Times New Roman" w:hAnsi="Times New Roman" w:cs="Times New Roman"/>
                      <w:sz w:val="24"/>
                      <w:szCs w:val="24"/>
                    </w:rPr>
                    <w:t xml:space="preserve">1.3 </w:t>
                  </w:r>
                  <w:r>
                    <w:rPr>
                      <w:rFonts w:ascii="Times New Roman" w:hAnsi="Times New Roman" w:cs="Times New Roman"/>
                      <w:sz w:val="24"/>
                      <w:szCs w:val="24"/>
                    </w:rPr>
                    <w:t>Aim and Objectives</w:t>
                  </w:r>
                </w:p>
              </w:tc>
            </w:tr>
            <w:tr w:rsidR="00FC10EF" w:rsidRPr="001C1733" w:rsidTr="00F8155D">
              <w:trPr>
                <w:trHeight w:val="368"/>
              </w:trPr>
              <w:tc>
                <w:tcPr>
                  <w:tcW w:w="4555" w:type="dxa"/>
                </w:tcPr>
                <w:p w:rsidR="00FC10EF" w:rsidRPr="001C1733" w:rsidRDefault="00FC10EF" w:rsidP="00FC10EF">
                  <w:pPr>
                    <w:spacing w:line="360" w:lineRule="auto"/>
                    <w:jc w:val="both"/>
                    <w:rPr>
                      <w:rFonts w:ascii="Times New Roman" w:hAnsi="Times New Roman" w:cs="Times New Roman"/>
                      <w:sz w:val="24"/>
                      <w:szCs w:val="24"/>
                    </w:rPr>
                  </w:pPr>
                  <w:r w:rsidRPr="001C1733">
                    <w:rPr>
                      <w:rFonts w:ascii="Times New Roman" w:hAnsi="Times New Roman" w:cs="Times New Roman"/>
                      <w:sz w:val="24"/>
                      <w:szCs w:val="24"/>
                    </w:rPr>
                    <w:t xml:space="preserve">1.4 Project </w:t>
                  </w:r>
                  <w:r>
                    <w:rPr>
                      <w:rFonts w:ascii="Times New Roman" w:hAnsi="Times New Roman" w:cs="Times New Roman"/>
                      <w:sz w:val="24"/>
                      <w:szCs w:val="24"/>
                    </w:rPr>
                    <w:t>Scope</w:t>
                  </w:r>
                </w:p>
              </w:tc>
            </w:tr>
            <w:tr w:rsidR="00FC10EF" w:rsidRPr="001C1733" w:rsidTr="00F8155D">
              <w:trPr>
                <w:trHeight w:val="368"/>
              </w:trPr>
              <w:tc>
                <w:tcPr>
                  <w:tcW w:w="4555" w:type="dxa"/>
                </w:tcPr>
                <w:p w:rsidR="00FC10EF" w:rsidRPr="001C1733" w:rsidRDefault="00FC10EF" w:rsidP="00FC10EF">
                  <w:pPr>
                    <w:spacing w:line="360" w:lineRule="auto"/>
                    <w:jc w:val="both"/>
                    <w:rPr>
                      <w:rFonts w:ascii="Times New Roman" w:hAnsi="Times New Roman" w:cs="Times New Roman"/>
                      <w:sz w:val="24"/>
                      <w:szCs w:val="24"/>
                    </w:rPr>
                  </w:pPr>
                  <w:r>
                    <w:rPr>
                      <w:rFonts w:ascii="Times New Roman" w:hAnsi="Times New Roman" w:cs="Times New Roman"/>
                      <w:sz w:val="24"/>
                      <w:szCs w:val="24"/>
                    </w:rPr>
                    <w:t>1.5 Report Outline</w:t>
                  </w:r>
                </w:p>
              </w:tc>
            </w:tr>
          </w:tbl>
          <w:p w:rsidR="00FC10EF" w:rsidRPr="001C1733" w:rsidRDefault="00FC10EF" w:rsidP="001C1733">
            <w:pPr>
              <w:spacing w:line="360" w:lineRule="auto"/>
              <w:jc w:val="both"/>
              <w:rPr>
                <w:rFonts w:ascii="Times New Roman" w:hAnsi="Times New Roman" w:cs="Times New Roman"/>
                <w:sz w:val="24"/>
                <w:szCs w:val="24"/>
              </w:rPr>
            </w:pPr>
          </w:p>
        </w:tc>
        <w:tc>
          <w:tcPr>
            <w:tcW w:w="1283" w:type="dxa"/>
          </w:tcPr>
          <w:p w:rsidR="00FC10EF" w:rsidRPr="001C1733" w:rsidRDefault="00D55D2B" w:rsidP="001C1733">
            <w:pPr>
              <w:spacing w:line="360" w:lineRule="auto"/>
              <w:jc w:val="both"/>
              <w:rPr>
                <w:rFonts w:ascii="Times New Roman" w:hAnsi="Times New Roman" w:cs="Times New Roman"/>
                <w:b/>
                <w:sz w:val="24"/>
                <w:szCs w:val="24"/>
              </w:rPr>
            </w:pPr>
            <w:r>
              <w:rPr>
                <w:rFonts w:ascii="Times New Roman" w:hAnsi="Times New Roman" w:cs="Times New Roman"/>
                <w:b/>
                <w:sz w:val="24"/>
                <w:szCs w:val="24"/>
              </w:rPr>
              <w:t>6</w:t>
            </w:r>
          </w:p>
          <w:p w:rsidR="00FC10EF" w:rsidRPr="001C1733" w:rsidRDefault="00D55D2B" w:rsidP="001C1733">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p w:rsidR="00FC10EF" w:rsidRPr="001C1733" w:rsidRDefault="00D55D2B" w:rsidP="001C1733">
            <w:pPr>
              <w:spacing w:line="360" w:lineRule="auto"/>
              <w:jc w:val="both"/>
              <w:rPr>
                <w:rFonts w:ascii="Times New Roman" w:hAnsi="Times New Roman" w:cs="Times New Roman"/>
                <w:sz w:val="24"/>
                <w:szCs w:val="24"/>
              </w:rPr>
            </w:pPr>
            <w:r>
              <w:rPr>
                <w:rFonts w:ascii="Times New Roman" w:hAnsi="Times New Roman" w:cs="Times New Roman"/>
                <w:sz w:val="24"/>
                <w:szCs w:val="24"/>
              </w:rPr>
              <w:t>7</w:t>
            </w:r>
            <w:r w:rsidR="00FC10EF" w:rsidRPr="001C1733">
              <w:rPr>
                <w:rFonts w:ascii="Times New Roman" w:hAnsi="Times New Roman" w:cs="Times New Roman"/>
                <w:sz w:val="24"/>
                <w:szCs w:val="24"/>
              </w:rPr>
              <w:t xml:space="preserve"> </w:t>
            </w:r>
          </w:p>
          <w:p w:rsidR="00FC10EF" w:rsidRPr="001C1733" w:rsidRDefault="00D55D2B" w:rsidP="001C1733">
            <w:pPr>
              <w:spacing w:line="360" w:lineRule="auto"/>
              <w:jc w:val="both"/>
              <w:rPr>
                <w:rFonts w:ascii="Times New Roman" w:hAnsi="Times New Roman" w:cs="Times New Roman"/>
                <w:sz w:val="24"/>
                <w:szCs w:val="24"/>
              </w:rPr>
            </w:pPr>
            <w:r>
              <w:rPr>
                <w:rFonts w:ascii="Times New Roman" w:hAnsi="Times New Roman" w:cs="Times New Roman"/>
                <w:sz w:val="24"/>
                <w:szCs w:val="24"/>
              </w:rPr>
              <w:t>8</w:t>
            </w:r>
          </w:p>
          <w:p w:rsidR="00FC10EF" w:rsidRDefault="00D55D2B" w:rsidP="001C1733">
            <w:pPr>
              <w:spacing w:line="360" w:lineRule="auto"/>
              <w:jc w:val="both"/>
              <w:rPr>
                <w:rFonts w:ascii="Times New Roman" w:hAnsi="Times New Roman" w:cs="Times New Roman"/>
                <w:sz w:val="24"/>
                <w:szCs w:val="24"/>
              </w:rPr>
            </w:pPr>
            <w:r>
              <w:rPr>
                <w:rFonts w:ascii="Times New Roman" w:hAnsi="Times New Roman" w:cs="Times New Roman"/>
                <w:sz w:val="24"/>
                <w:szCs w:val="24"/>
              </w:rPr>
              <w:t>8</w:t>
            </w:r>
          </w:p>
          <w:p w:rsidR="00FC10EF" w:rsidRPr="001C1733" w:rsidRDefault="00D55D2B" w:rsidP="001C1733">
            <w:pPr>
              <w:spacing w:line="360" w:lineRule="auto"/>
              <w:jc w:val="both"/>
              <w:rPr>
                <w:rFonts w:ascii="Times New Roman" w:hAnsi="Times New Roman" w:cs="Times New Roman"/>
                <w:sz w:val="24"/>
                <w:szCs w:val="24"/>
              </w:rPr>
            </w:pPr>
            <w:r>
              <w:rPr>
                <w:rFonts w:ascii="Times New Roman" w:hAnsi="Times New Roman" w:cs="Times New Roman"/>
                <w:sz w:val="24"/>
                <w:szCs w:val="24"/>
              </w:rPr>
              <w:t>9</w:t>
            </w:r>
          </w:p>
        </w:tc>
      </w:tr>
      <w:tr w:rsidR="00FC10EF" w:rsidRPr="001C1733" w:rsidTr="00F8155D">
        <w:tc>
          <w:tcPr>
            <w:tcW w:w="7330" w:type="dxa"/>
          </w:tcPr>
          <w:p w:rsidR="00FC10EF" w:rsidRPr="001C1733" w:rsidRDefault="00FC10EF" w:rsidP="001C1733">
            <w:pPr>
              <w:spacing w:line="360" w:lineRule="auto"/>
              <w:jc w:val="both"/>
              <w:rPr>
                <w:rFonts w:ascii="Times New Roman" w:hAnsi="Times New Roman" w:cs="Times New Roman"/>
                <w:b/>
                <w:sz w:val="24"/>
                <w:szCs w:val="24"/>
              </w:rPr>
            </w:pPr>
            <w:r>
              <w:rPr>
                <w:rFonts w:ascii="Times New Roman" w:hAnsi="Times New Roman" w:cs="Times New Roman"/>
                <w:b/>
                <w:sz w:val="24"/>
                <w:szCs w:val="24"/>
              </w:rPr>
              <w:t>CHAPTER 2: LITERATURE REVIEW</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78"/>
            </w:tblGrid>
            <w:tr w:rsidR="00FC10EF" w:rsidRPr="001C1733" w:rsidTr="00F8155D">
              <w:trPr>
                <w:trHeight w:val="350"/>
              </w:trPr>
              <w:tc>
                <w:tcPr>
                  <w:tcW w:w="6878" w:type="dxa"/>
                </w:tcPr>
                <w:p w:rsidR="00FC10EF" w:rsidRPr="001C1733" w:rsidRDefault="00FC10EF" w:rsidP="00FC10EF">
                  <w:pPr>
                    <w:spacing w:line="360" w:lineRule="auto"/>
                    <w:jc w:val="both"/>
                    <w:rPr>
                      <w:rFonts w:ascii="Times New Roman" w:hAnsi="Times New Roman" w:cs="Times New Roman"/>
                      <w:sz w:val="24"/>
                      <w:szCs w:val="24"/>
                    </w:rPr>
                  </w:pPr>
                  <w:r w:rsidRPr="001C1733">
                    <w:rPr>
                      <w:rFonts w:ascii="Times New Roman" w:hAnsi="Times New Roman" w:cs="Times New Roman"/>
                      <w:sz w:val="24"/>
                      <w:szCs w:val="24"/>
                    </w:rPr>
                    <w:t xml:space="preserve">2.1 </w:t>
                  </w:r>
                  <w:r>
                    <w:rPr>
                      <w:rFonts w:ascii="Times New Roman" w:hAnsi="Times New Roman" w:cs="Times New Roman"/>
                      <w:sz w:val="24"/>
                      <w:szCs w:val="24"/>
                    </w:rPr>
                    <w:t>Introduction</w:t>
                  </w:r>
                </w:p>
              </w:tc>
            </w:tr>
            <w:tr w:rsidR="00FC10EF" w:rsidRPr="001C1733" w:rsidTr="00F8155D">
              <w:trPr>
                <w:trHeight w:val="287"/>
              </w:trPr>
              <w:tc>
                <w:tcPr>
                  <w:tcW w:w="4555" w:type="dxa"/>
                </w:tcPr>
                <w:p w:rsidR="00FC10EF" w:rsidRPr="001C1733" w:rsidRDefault="00FC10EF" w:rsidP="00FC10EF">
                  <w:pPr>
                    <w:spacing w:line="360" w:lineRule="auto"/>
                    <w:jc w:val="both"/>
                    <w:rPr>
                      <w:rFonts w:ascii="Times New Roman" w:hAnsi="Times New Roman" w:cs="Times New Roman"/>
                      <w:sz w:val="24"/>
                      <w:szCs w:val="24"/>
                    </w:rPr>
                  </w:pPr>
                  <w:r w:rsidRPr="001C1733">
                    <w:rPr>
                      <w:rFonts w:ascii="Times New Roman" w:hAnsi="Times New Roman" w:cs="Times New Roman"/>
                      <w:sz w:val="24"/>
                      <w:szCs w:val="24"/>
                    </w:rPr>
                    <w:t xml:space="preserve">2.2 </w:t>
                  </w:r>
                  <w:r>
                    <w:rPr>
                      <w:rFonts w:ascii="Times New Roman" w:hAnsi="Times New Roman" w:cs="Times New Roman"/>
                      <w:sz w:val="24"/>
                      <w:szCs w:val="24"/>
                    </w:rPr>
                    <w:t>Ride-Sharing</w:t>
                  </w:r>
                </w:p>
              </w:tc>
            </w:tr>
            <w:tr w:rsidR="00FC10EF" w:rsidRPr="001C1733" w:rsidTr="00F8155D">
              <w:trPr>
                <w:trHeight w:val="305"/>
              </w:trPr>
              <w:tc>
                <w:tcPr>
                  <w:tcW w:w="4555" w:type="dxa"/>
                </w:tcPr>
                <w:p w:rsidR="00FC10EF" w:rsidRPr="001C1733" w:rsidRDefault="00FC10EF" w:rsidP="001C1733">
                  <w:pPr>
                    <w:spacing w:line="360" w:lineRule="auto"/>
                    <w:jc w:val="both"/>
                    <w:rPr>
                      <w:rFonts w:ascii="Times New Roman" w:hAnsi="Times New Roman" w:cs="Times New Roman"/>
                      <w:sz w:val="24"/>
                      <w:szCs w:val="24"/>
                    </w:rPr>
                  </w:pPr>
                  <w:r w:rsidRPr="001C1733">
                    <w:rPr>
                      <w:rFonts w:ascii="Times New Roman" w:hAnsi="Times New Roman" w:cs="Times New Roman"/>
                      <w:sz w:val="24"/>
                      <w:szCs w:val="24"/>
                    </w:rPr>
                    <w:t xml:space="preserve">2.3 </w:t>
                  </w:r>
                  <w:r>
                    <w:rPr>
                      <w:rFonts w:ascii="Times New Roman" w:hAnsi="Times New Roman" w:cs="Times New Roman"/>
                      <w:sz w:val="24"/>
                      <w:szCs w:val="24"/>
                    </w:rPr>
                    <w:t>Bike-Sharing</w:t>
                  </w:r>
                </w:p>
              </w:tc>
            </w:tr>
            <w:tr w:rsidR="00FC10EF" w:rsidRPr="001C1733" w:rsidTr="00F8155D">
              <w:trPr>
                <w:trHeight w:val="251"/>
              </w:trPr>
              <w:tc>
                <w:tcPr>
                  <w:tcW w:w="4555" w:type="dxa"/>
                </w:tcPr>
                <w:p w:rsidR="00FC10EF" w:rsidRPr="001C1733" w:rsidRDefault="00C127AE" w:rsidP="001C1733">
                  <w:pPr>
                    <w:spacing w:line="360" w:lineRule="auto"/>
                    <w:jc w:val="both"/>
                    <w:rPr>
                      <w:rFonts w:ascii="Times New Roman" w:hAnsi="Times New Roman" w:cs="Times New Roman"/>
                      <w:sz w:val="24"/>
                      <w:szCs w:val="24"/>
                    </w:rPr>
                  </w:pPr>
                  <w:r>
                    <w:rPr>
                      <w:rFonts w:ascii="Times New Roman" w:hAnsi="Times New Roman" w:cs="Times New Roman"/>
                      <w:sz w:val="24"/>
                      <w:szCs w:val="24"/>
                    </w:rPr>
                    <w:t>2.4 COMS</w:t>
                  </w:r>
                </w:p>
              </w:tc>
            </w:tr>
            <w:tr w:rsidR="00C127AE" w:rsidRPr="001C1733" w:rsidTr="00F8155D">
              <w:trPr>
                <w:trHeight w:val="998"/>
              </w:trPr>
              <w:tc>
                <w:tcPr>
                  <w:tcW w:w="4555" w:type="dxa"/>
                </w:tcPr>
                <w:p w:rsidR="00C127AE" w:rsidRDefault="00C127AE" w:rsidP="001C1733">
                  <w:pPr>
                    <w:spacing w:line="360" w:lineRule="auto"/>
                    <w:jc w:val="both"/>
                    <w:rPr>
                      <w:rFonts w:ascii="Times New Roman" w:hAnsi="Times New Roman" w:cs="Times New Roman"/>
                      <w:sz w:val="24"/>
                      <w:szCs w:val="24"/>
                    </w:rPr>
                  </w:pPr>
                  <w:r w:rsidRPr="00C127AE">
                    <w:rPr>
                      <w:rFonts w:ascii="Times New Roman" w:hAnsi="Times New Roman" w:cs="Times New Roman"/>
                      <w:sz w:val="24"/>
                      <w:szCs w:val="24"/>
                    </w:rPr>
                    <w:t>2.5 Android</w:t>
                  </w:r>
                </w:p>
                <w:tbl>
                  <w:tblPr>
                    <w:tblStyle w:val="TableGrid"/>
                    <w:tblW w:w="66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2"/>
                  </w:tblGrid>
                  <w:tr w:rsidR="00C127AE" w:rsidRPr="001C1733" w:rsidTr="00F8155D">
                    <w:trPr>
                      <w:trHeight w:val="305"/>
                    </w:trPr>
                    <w:tc>
                      <w:tcPr>
                        <w:tcW w:w="6652" w:type="dxa"/>
                      </w:tcPr>
                      <w:p w:rsidR="00C127AE" w:rsidRPr="001C1733" w:rsidRDefault="00C127AE" w:rsidP="00C127AE">
                        <w:pPr>
                          <w:spacing w:line="360" w:lineRule="auto"/>
                          <w:jc w:val="both"/>
                          <w:rPr>
                            <w:rFonts w:ascii="Times New Roman" w:hAnsi="Times New Roman" w:cs="Times New Roman"/>
                            <w:sz w:val="24"/>
                            <w:szCs w:val="24"/>
                          </w:rPr>
                        </w:pPr>
                        <w:r w:rsidRPr="001C1733">
                          <w:rPr>
                            <w:rFonts w:ascii="Times New Roman" w:hAnsi="Times New Roman" w:cs="Times New Roman"/>
                            <w:sz w:val="24"/>
                            <w:szCs w:val="24"/>
                          </w:rPr>
                          <w:t>2.</w:t>
                        </w:r>
                        <w:r>
                          <w:rPr>
                            <w:rFonts w:ascii="Times New Roman" w:hAnsi="Times New Roman" w:cs="Times New Roman"/>
                            <w:sz w:val="24"/>
                            <w:szCs w:val="24"/>
                          </w:rPr>
                          <w:t>5.1 Android Architecture</w:t>
                        </w:r>
                      </w:p>
                    </w:tc>
                  </w:tr>
                  <w:tr w:rsidR="00C127AE" w:rsidRPr="001C1733" w:rsidTr="00F8155D">
                    <w:trPr>
                      <w:trHeight w:val="233"/>
                    </w:trPr>
                    <w:tc>
                      <w:tcPr>
                        <w:tcW w:w="6652" w:type="dxa"/>
                      </w:tcPr>
                      <w:p w:rsidR="00C127AE" w:rsidRPr="001C1733" w:rsidRDefault="00C127AE" w:rsidP="00C127AE">
                        <w:pPr>
                          <w:spacing w:line="360" w:lineRule="auto"/>
                          <w:jc w:val="both"/>
                          <w:rPr>
                            <w:rFonts w:ascii="Times New Roman" w:hAnsi="Times New Roman" w:cs="Times New Roman"/>
                            <w:sz w:val="24"/>
                            <w:szCs w:val="24"/>
                          </w:rPr>
                        </w:pPr>
                        <w:r>
                          <w:rPr>
                            <w:rFonts w:ascii="Times New Roman" w:hAnsi="Times New Roman" w:cs="Times New Roman"/>
                            <w:sz w:val="24"/>
                            <w:szCs w:val="24"/>
                          </w:rPr>
                          <w:t>2.5</w:t>
                        </w:r>
                        <w:r w:rsidRPr="001C1733">
                          <w:rPr>
                            <w:rFonts w:ascii="Times New Roman" w:hAnsi="Times New Roman" w:cs="Times New Roman"/>
                            <w:sz w:val="24"/>
                            <w:szCs w:val="24"/>
                          </w:rPr>
                          <w:t xml:space="preserve">.2 </w:t>
                        </w:r>
                        <w:r>
                          <w:rPr>
                            <w:rFonts w:ascii="Times New Roman" w:hAnsi="Times New Roman" w:cs="Times New Roman"/>
                            <w:sz w:val="24"/>
                            <w:szCs w:val="24"/>
                          </w:rPr>
                          <w:t>Android Application Development</w:t>
                        </w:r>
                      </w:p>
                    </w:tc>
                  </w:tr>
                </w:tbl>
                <w:p w:rsidR="00C127AE" w:rsidRDefault="00C127AE" w:rsidP="001C1733">
                  <w:pPr>
                    <w:spacing w:line="360" w:lineRule="auto"/>
                    <w:jc w:val="both"/>
                    <w:rPr>
                      <w:rFonts w:ascii="Times New Roman" w:hAnsi="Times New Roman" w:cs="Times New Roman"/>
                      <w:sz w:val="24"/>
                      <w:szCs w:val="24"/>
                    </w:rPr>
                  </w:pPr>
                </w:p>
              </w:tc>
            </w:tr>
            <w:tr w:rsidR="00C127AE" w:rsidRPr="001C1733" w:rsidTr="00F8155D">
              <w:trPr>
                <w:trHeight w:val="144"/>
              </w:trPr>
              <w:tc>
                <w:tcPr>
                  <w:tcW w:w="4555" w:type="dxa"/>
                </w:tcPr>
                <w:p w:rsidR="00C127AE" w:rsidRDefault="00C127AE" w:rsidP="00C127AE">
                  <w:pPr>
                    <w:spacing w:line="360" w:lineRule="auto"/>
                    <w:jc w:val="both"/>
                    <w:rPr>
                      <w:rFonts w:ascii="Times New Roman" w:hAnsi="Times New Roman" w:cs="Times New Roman"/>
                      <w:sz w:val="24"/>
                      <w:szCs w:val="24"/>
                    </w:rPr>
                  </w:pPr>
                  <w:r>
                    <w:rPr>
                      <w:rFonts w:ascii="Times New Roman" w:hAnsi="Times New Roman" w:cs="Times New Roman"/>
                      <w:sz w:val="24"/>
                      <w:szCs w:val="24"/>
                    </w:rPr>
                    <w:t>2.6 Google Map</w:t>
                  </w:r>
                </w:p>
              </w:tc>
            </w:tr>
            <w:tr w:rsidR="00C127AE" w:rsidRPr="001C1733" w:rsidTr="00F8155D">
              <w:trPr>
                <w:trHeight w:val="144"/>
              </w:trPr>
              <w:tc>
                <w:tcPr>
                  <w:tcW w:w="4555" w:type="dxa"/>
                </w:tcPr>
                <w:p w:rsidR="00C127AE" w:rsidRDefault="00C127AE" w:rsidP="00C127AE">
                  <w:pPr>
                    <w:spacing w:line="360" w:lineRule="auto"/>
                    <w:jc w:val="both"/>
                    <w:rPr>
                      <w:rFonts w:ascii="Times New Roman" w:hAnsi="Times New Roman" w:cs="Times New Roman"/>
                      <w:sz w:val="24"/>
                      <w:szCs w:val="24"/>
                    </w:rPr>
                  </w:pPr>
                  <w:r>
                    <w:rPr>
                      <w:rFonts w:ascii="Times New Roman" w:hAnsi="Times New Roman" w:cs="Times New Roman"/>
                      <w:sz w:val="24"/>
                      <w:szCs w:val="24"/>
                    </w:rPr>
                    <w:t>2.7 Review of Similar Application</w:t>
                  </w:r>
                </w:p>
                <w:tbl>
                  <w:tblPr>
                    <w:tblStyle w:val="TableGrid"/>
                    <w:tblW w:w="66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2"/>
                  </w:tblGrid>
                  <w:tr w:rsidR="00C127AE" w:rsidRPr="001C1733" w:rsidTr="00F8155D">
                    <w:trPr>
                      <w:trHeight w:val="305"/>
                    </w:trPr>
                    <w:tc>
                      <w:tcPr>
                        <w:tcW w:w="6652" w:type="dxa"/>
                      </w:tcPr>
                      <w:p w:rsidR="00C127AE" w:rsidRPr="001C1733" w:rsidRDefault="00C127AE" w:rsidP="00C127AE">
                        <w:pPr>
                          <w:spacing w:line="360" w:lineRule="auto"/>
                          <w:jc w:val="both"/>
                          <w:rPr>
                            <w:rFonts w:ascii="Times New Roman" w:hAnsi="Times New Roman" w:cs="Times New Roman"/>
                            <w:sz w:val="24"/>
                            <w:szCs w:val="24"/>
                          </w:rPr>
                        </w:pPr>
                        <w:r w:rsidRPr="001C1733">
                          <w:rPr>
                            <w:rFonts w:ascii="Times New Roman" w:hAnsi="Times New Roman" w:cs="Times New Roman"/>
                            <w:sz w:val="24"/>
                            <w:szCs w:val="24"/>
                          </w:rPr>
                          <w:t>2.</w:t>
                        </w:r>
                        <w:r>
                          <w:rPr>
                            <w:rFonts w:ascii="Times New Roman" w:hAnsi="Times New Roman" w:cs="Times New Roman"/>
                            <w:sz w:val="24"/>
                            <w:szCs w:val="24"/>
                          </w:rPr>
                          <w:t xml:space="preserve">7.1 </w:t>
                        </w:r>
                        <w:proofErr w:type="spellStart"/>
                        <w:r>
                          <w:rPr>
                            <w:rFonts w:ascii="Times New Roman" w:hAnsi="Times New Roman" w:cs="Times New Roman"/>
                            <w:sz w:val="24"/>
                            <w:szCs w:val="24"/>
                          </w:rPr>
                          <w:t>oBike</w:t>
                        </w:r>
                        <w:proofErr w:type="spellEnd"/>
                      </w:p>
                    </w:tc>
                  </w:tr>
                  <w:tr w:rsidR="00C127AE" w:rsidRPr="001C1733" w:rsidTr="00F8155D">
                    <w:trPr>
                      <w:trHeight w:val="242"/>
                    </w:trPr>
                    <w:tc>
                      <w:tcPr>
                        <w:tcW w:w="6652" w:type="dxa"/>
                      </w:tcPr>
                      <w:p w:rsidR="00C127AE" w:rsidRPr="001C1733" w:rsidRDefault="00C127AE" w:rsidP="00C127AE">
                        <w:pPr>
                          <w:spacing w:line="360" w:lineRule="auto"/>
                          <w:jc w:val="both"/>
                          <w:rPr>
                            <w:rFonts w:ascii="Times New Roman" w:hAnsi="Times New Roman" w:cs="Times New Roman"/>
                            <w:sz w:val="24"/>
                            <w:szCs w:val="24"/>
                          </w:rPr>
                        </w:pPr>
                        <w:r>
                          <w:rPr>
                            <w:rFonts w:ascii="Times New Roman" w:hAnsi="Times New Roman" w:cs="Times New Roman"/>
                            <w:sz w:val="24"/>
                            <w:szCs w:val="24"/>
                          </w:rPr>
                          <w:t>2.7</w:t>
                        </w:r>
                        <w:r w:rsidRPr="001C1733">
                          <w:rPr>
                            <w:rFonts w:ascii="Times New Roman" w:hAnsi="Times New Roman" w:cs="Times New Roman"/>
                            <w:sz w:val="24"/>
                            <w:szCs w:val="24"/>
                          </w:rPr>
                          <w:t xml:space="preserve">.2 </w:t>
                        </w:r>
                        <w:proofErr w:type="spellStart"/>
                        <w:r>
                          <w:rPr>
                            <w:rFonts w:ascii="Times New Roman" w:hAnsi="Times New Roman" w:cs="Times New Roman"/>
                            <w:sz w:val="24"/>
                            <w:szCs w:val="24"/>
                          </w:rPr>
                          <w:t>MoBike</w:t>
                        </w:r>
                        <w:proofErr w:type="spellEnd"/>
                      </w:p>
                    </w:tc>
                  </w:tr>
                </w:tbl>
                <w:p w:rsidR="00C127AE" w:rsidRDefault="00C127AE" w:rsidP="00C127AE">
                  <w:pPr>
                    <w:spacing w:line="360" w:lineRule="auto"/>
                    <w:jc w:val="both"/>
                    <w:rPr>
                      <w:rFonts w:ascii="Times New Roman" w:hAnsi="Times New Roman" w:cs="Times New Roman"/>
                      <w:sz w:val="24"/>
                      <w:szCs w:val="24"/>
                    </w:rPr>
                  </w:pPr>
                </w:p>
              </w:tc>
            </w:tr>
            <w:tr w:rsidR="00C127AE" w:rsidRPr="001C1733" w:rsidTr="00F8155D">
              <w:trPr>
                <w:trHeight w:val="341"/>
              </w:trPr>
              <w:tc>
                <w:tcPr>
                  <w:tcW w:w="4555" w:type="dxa"/>
                </w:tcPr>
                <w:p w:rsidR="00C127AE" w:rsidRDefault="00C127AE" w:rsidP="00C127AE">
                  <w:pPr>
                    <w:spacing w:line="360" w:lineRule="auto"/>
                    <w:jc w:val="both"/>
                    <w:rPr>
                      <w:rFonts w:ascii="Times New Roman" w:hAnsi="Times New Roman" w:cs="Times New Roman"/>
                      <w:sz w:val="24"/>
                      <w:szCs w:val="24"/>
                    </w:rPr>
                  </w:pPr>
                  <w:r>
                    <w:rPr>
                      <w:rFonts w:ascii="Times New Roman" w:hAnsi="Times New Roman" w:cs="Times New Roman"/>
                      <w:sz w:val="24"/>
                      <w:szCs w:val="24"/>
                    </w:rPr>
                    <w:t>2.8 Summary</w:t>
                  </w:r>
                </w:p>
              </w:tc>
            </w:tr>
          </w:tbl>
          <w:p w:rsidR="00FC10EF" w:rsidRPr="001C1733" w:rsidRDefault="00FC10EF" w:rsidP="001C1733">
            <w:pPr>
              <w:spacing w:line="360" w:lineRule="auto"/>
              <w:jc w:val="both"/>
              <w:rPr>
                <w:rFonts w:ascii="Times New Roman" w:hAnsi="Times New Roman" w:cs="Times New Roman"/>
                <w:b/>
                <w:sz w:val="24"/>
                <w:szCs w:val="24"/>
              </w:rPr>
            </w:pPr>
          </w:p>
        </w:tc>
        <w:tc>
          <w:tcPr>
            <w:tcW w:w="1283" w:type="dxa"/>
          </w:tcPr>
          <w:p w:rsidR="00FC10EF" w:rsidRPr="001C1733" w:rsidRDefault="00D55D2B" w:rsidP="001C1733">
            <w:pPr>
              <w:spacing w:line="360" w:lineRule="auto"/>
              <w:jc w:val="both"/>
              <w:rPr>
                <w:rFonts w:ascii="Times New Roman" w:hAnsi="Times New Roman" w:cs="Times New Roman"/>
                <w:b/>
                <w:sz w:val="24"/>
                <w:szCs w:val="24"/>
              </w:rPr>
            </w:pPr>
            <w:r>
              <w:rPr>
                <w:rFonts w:ascii="Times New Roman" w:hAnsi="Times New Roman" w:cs="Times New Roman"/>
                <w:b/>
                <w:sz w:val="24"/>
                <w:szCs w:val="24"/>
              </w:rPr>
              <w:t>10</w:t>
            </w:r>
          </w:p>
          <w:p w:rsidR="00FC10EF" w:rsidRPr="001C1733" w:rsidRDefault="00D55D2B" w:rsidP="001C1733">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p w:rsidR="00FC10EF" w:rsidRPr="001C1733" w:rsidRDefault="00D55D2B" w:rsidP="001C1733">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p w:rsidR="00FC10EF" w:rsidRPr="001C1733" w:rsidRDefault="00D55D2B" w:rsidP="00FC10EF">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p w:rsidR="00FC10EF" w:rsidRPr="001C1733" w:rsidRDefault="00D55D2B" w:rsidP="00FC10EF">
            <w:pPr>
              <w:spacing w:line="360" w:lineRule="auto"/>
              <w:jc w:val="both"/>
              <w:rPr>
                <w:rFonts w:ascii="Times New Roman" w:hAnsi="Times New Roman" w:cs="Times New Roman"/>
                <w:sz w:val="24"/>
                <w:szCs w:val="24"/>
              </w:rPr>
            </w:pPr>
            <w:r>
              <w:rPr>
                <w:rFonts w:ascii="Times New Roman" w:hAnsi="Times New Roman" w:cs="Times New Roman"/>
                <w:sz w:val="24"/>
                <w:szCs w:val="24"/>
              </w:rPr>
              <w:t>13</w:t>
            </w:r>
          </w:p>
          <w:p w:rsidR="00FC10EF" w:rsidRPr="001C1733" w:rsidRDefault="00D55D2B" w:rsidP="00FC10EF">
            <w:pPr>
              <w:spacing w:line="360" w:lineRule="auto"/>
              <w:jc w:val="both"/>
              <w:rPr>
                <w:rFonts w:ascii="Times New Roman" w:hAnsi="Times New Roman" w:cs="Times New Roman"/>
                <w:sz w:val="24"/>
                <w:szCs w:val="24"/>
              </w:rPr>
            </w:pPr>
            <w:r>
              <w:rPr>
                <w:rFonts w:ascii="Times New Roman" w:hAnsi="Times New Roman" w:cs="Times New Roman"/>
                <w:sz w:val="24"/>
                <w:szCs w:val="24"/>
              </w:rPr>
              <w:t>14</w:t>
            </w:r>
          </w:p>
          <w:p w:rsidR="00FC10EF" w:rsidRDefault="00D55D2B" w:rsidP="00FC10EF">
            <w:pPr>
              <w:spacing w:line="360" w:lineRule="auto"/>
              <w:jc w:val="both"/>
              <w:rPr>
                <w:rFonts w:ascii="Times New Roman" w:hAnsi="Times New Roman" w:cs="Times New Roman"/>
                <w:sz w:val="24"/>
                <w:szCs w:val="24"/>
              </w:rPr>
            </w:pPr>
            <w:r>
              <w:rPr>
                <w:rFonts w:ascii="Times New Roman" w:hAnsi="Times New Roman" w:cs="Times New Roman"/>
                <w:sz w:val="24"/>
                <w:szCs w:val="24"/>
              </w:rPr>
              <w:t>14</w:t>
            </w:r>
          </w:p>
          <w:p w:rsidR="00D55D2B" w:rsidRDefault="00D55D2B" w:rsidP="00FC10EF">
            <w:pPr>
              <w:spacing w:line="360" w:lineRule="auto"/>
              <w:jc w:val="both"/>
              <w:rPr>
                <w:rFonts w:ascii="Times New Roman" w:hAnsi="Times New Roman" w:cs="Times New Roman"/>
                <w:sz w:val="24"/>
                <w:szCs w:val="24"/>
              </w:rPr>
            </w:pPr>
            <w:r>
              <w:rPr>
                <w:rFonts w:ascii="Times New Roman" w:hAnsi="Times New Roman" w:cs="Times New Roman"/>
                <w:sz w:val="24"/>
                <w:szCs w:val="24"/>
              </w:rPr>
              <w:t>16</w:t>
            </w:r>
          </w:p>
          <w:p w:rsidR="00D55D2B" w:rsidRDefault="00D55D2B" w:rsidP="00FC10EF">
            <w:pPr>
              <w:spacing w:line="360" w:lineRule="auto"/>
              <w:jc w:val="both"/>
              <w:rPr>
                <w:rFonts w:ascii="Times New Roman" w:hAnsi="Times New Roman" w:cs="Times New Roman"/>
                <w:sz w:val="24"/>
                <w:szCs w:val="24"/>
              </w:rPr>
            </w:pPr>
            <w:r>
              <w:rPr>
                <w:rFonts w:ascii="Times New Roman" w:hAnsi="Times New Roman" w:cs="Times New Roman"/>
                <w:sz w:val="24"/>
                <w:szCs w:val="24"/>
              </w:rPr>
              <w:t>17</w:t>
            </w:r>
          </w:p>
          <w:p w:rsidR="00D55D2B" w:rsidRDefault="00D55D2B" w:rsidP="00FC10EF">
            <w:pPr>
              <w:spacing w:line="360" w:lineRule="auto"/>
              <w:jc w:val="both"/>
              <w:rPr>
                <w:rFonts w:ascii="Times New Roman" w:hAnsi="Times New Roman" w:cs="Times New Roman"/>
                <w:sz w:val="24"/>
                <w:szCs w:val="24"/>
              </w:rPr>
            </w:pPr>
            <w:r>
              <w:rPr>
                <w:rFonts w:ascii="Times New Roman" w:hAnsi="Times New Roman" w:cs="Times New Roman"/>
                <w:sz w:val="24"/>
                <w:szCs w:val="24"/>
              </w:rPr>
              <w:t>17</w:t>
            </w:r>
          </w:p>
          <w:p w:rsidR="00D55D2B" w:rsidRDefault="00D55D2B" w:rsidP="00FC10EF">
            <w:pPr>
              <w:spacing w:line="360" w:lineRule="auto"/>
              <w:jc w:val="both"/>
              <w:rPr>
                <w:rFonts w:ascii="Times New Roman" w:hAnsi="Times New Roman" w:cs="Times New Roman"/>
                <w:sz w:val="24"/>
                <w:szCs w:val="24"/>
              </w:rPr>
            </w:pPr>
            <w:r>
              <w:rPr>
                <w:rFonts w:ascii="Times New Roman" w:hAnsi="Times New Roman" w:cs="Times New Roman"/>
                <w:sz w:val="24"/>
                <w:szCs w:val="24"/>
              </w:rPr>
              <w:t>17</w:t>
            </w:r>
          </w:p>
          <w:p w:rsidR="00D55D2B" w:rsidRDefault="00D55D2B" w:rsidP="00FC10EF">
            <w:pPr>
              <w:spacing w:line="360" w:lineRule="auto"/>
              <w:jc w:val="both"/>
              <w:rPr>
                <w:rFonts w:ascii="Times New Roman" w:hAnsi="Times New Roman" w:cs="Times New Roman"/>
                <w:sz w:val="24"/>
                <w:szCs w:val="24"/>
              </w:rPr>
            </w:pPr>
            <w:r>
              <w:rPr>
                <w:rFonts w:ascii="Times New Roman" w:hAnsi="Times New Roman" w:cs="Times New Roman"/>
                <w:sz w:val="24"/>
                <w:szCs w:val="24"/>
              </w:rPr>
              <w:t>17</w:t>
            </w:r>
          </w:p>
          <w:p w:rsidR="00D55D2B" w:rsidRPr="001C1733" w:rsidRDefault="00D55D2B" w:rsidP="00FC10EF">
            <w:pPr>
              <w:spacing w:line="360" w:lineRule="auto"/>
              <w:jc w:val="both"/>
              <w:rPr>
                <w:rFonts w:ascii="Times New Roman" w:hAnsi="Times New Roman" w:cs="Times New Roman"/>
                <w:sz w:val="24"/>
                <w:szCs w:val="24"/>
              </w:rPr>
            </w:pPr>
            <w:r>
              <w:rPr>
                <w:rFonts w:ascii="Times New Roman" w:hAnsi="Times New Roman" w:cs="Times New Roman"/>
                <w:sz w:val="24"/>
                <w:szCs w:val="24"/>
              </w:rPr>
              <w:t>18</w:t>
            </w:r>
          </w:p>
        </w:tc>
      </w:tr>
      <w:tr w:rsidR="00FC10EF" w:rsidRPr="001C1733" w:rsidTr="00F8155D">
        <w:trPr>
          <w:trHeight w:val="4940"/>
        </w:trPr>
        <w:tc>
          <w:tcPr>
            <w:tcW w:w="7330" w:type="dxa"/>
          </w:tcPr>
          <w:p w:rsidR="00FC10EF" w:rsidRPr="001C1733" w:rsidRDefault="00C127AE" w:rsidP="001C1733">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CHAPTER 3: METHODOLOGY</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4"/>
            </w:tblGrid>
            <w:tr w:rsidR="00FC10EF" w:rsidRPr="001C1733" w:rsidTr="00F8155D">
              <w:tc>
                <w:tcPr>
                  <w:tcW w:w="4555" w:type="dxa"/>
                </w:tcPr>
                <w:p w:rsidR="00FC10EF" w:rsidRPr="001C1733" w:rsidRDefault="00FC10EF" w:rsidP="00C127AE">
                  <w:pPr>
                    <w:spacing w:line="360" w:lineRule="auto"/>
                    <w:jc w:val="both"/>
                    <w:rPr>
                      <w:rFonts w:ascii="Times New Roman" w:hAnsi="Times New Roman" w:cs="Times New Roman"/>
                      <w:sz w:val="24"/>
                      <w:szCs w:val="24"/>
                    </w:rPr>
                  </w:pPr>
                  <w:r w:rsidRPr="001C1733">
                    <w:rPr>
                      <w:rFonts w:ascii="Times New Roman" w:hAnsi="Times New Roman" w:cs="Times New Roman"/>
                      <w:sz w:val="24"/>
                      <w:szCs w:val="24"/>
                    </w:rPr>
                    <w:t xml:space="preserve">3.1 </w:t>
                  </w:r>
                  <w:r w:rsidR="00C127AE">
                    <w:rPr>
                      <w:rFonts w:ascii="Times New Roman" w:hAnsi="Times New Roman" w:cs="Times New Roman"/>
                      <w:sz w:val="24"/>
                      <w:szCs w:val="24"/>
                    </w:rPr>
                    <w:t>Introduction</w:t>
                  </w:r>
                </w:p>
              </w:tc>
            </w:tr>
            <w:tr w:rsidR="00FC10EF" w:rsidRPr="001C1733" w:rsidTr="00F8155D">
              <w:trPr>
                <w:trHeight w:val="2411"/>
              </w:trPr>
              <w:tc>
                <w:tcPr>
                  <w:tcW w:w="4555" w:type="dxa"/>
                </w:tcPr>
                <w:p w:rsidR="00FC10EF" w:rsidRDefault="00FC10EF" w:rsidP="001C1733">
                  <w:pPr>
                    <w:spacing w:line="360" w:lineRule="auto"/>
                    <w:jc w:val="both"/>
                    <w:rPr>
                      <w:rFonts w:ascii="Times New Roman" w:hAnsi="Times New Roman" w:cs="Times New Roman"/>
                      <w:sz w:val="24"/>
                      <w:szCs w:val="24"/>
                    </w:rPr>
                  </w:pPr>
                  <w:r w:rsidRPr="001C1733">
                    <w:rPr>
                      <w:rFonts w:ascii="Times New Roman" w:hAnsi="Times New Roman" w:cs="Times New Roman"/>
                      <w:sz w:val="24"/>
                      <w:szCs w:val="24"/>
                    </w:rPr>
                    <w:t xml:space="preserve">3.2 </w:t>
                  </w:r>
                  <w:r w:rsidR="00C127AE" w:rsidRPr="00C127AE">
                    <w:rPr>
                      <w:rFonts w:ascii="Times New Roman" w:hAnsi="Times New Roman" w:cs="Times New Roman"/>
                      <w:sz w:val="24"/>
                      <w:szCs w:val="24"/>
                    </w:rPr>
                    <w:t>Software and Hardware Requirement</w:t>
                  </w:r>
                </w:p>
                <w:tbl>
                  <w:tblPr>
                    <w:tblStyle w:val="TableGrid"/>
                    <w:tblW w:w="68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78"/>
                  </w:tblGrid>
                  <w:tr w:rsidR="00C127AE" w:rsidRPr="001C1733" w:rsidTr="00F8155D">
                    <w:trPr>
                      <w:trHeight w:val="455"/>
                    </w:trPr>
                    <w:tc>
                      <w:tcPr>
                        <w:tcW w:w="6878" w:type="dxa"/>
                      </w:tcPr>
                      <w:p w:rsidR="00C127AE" w:rsidRDefault="00C127AE" w:rsidP="00C127AE">
                        <w:pPr>
                          <w:spacing w:line="360" w:lineRule="auto"/>
                          <w:jc w:val="both"/>
                          <w:rPr>
                            <w:rFonts w:ascii="Times New Roman" w:hAnsi="Times New Roman" w:cs="Times New Roman"/>
                            <w:sz w:val="24"/>
                            <w:szCs w:val="24"/>
                          </w:rPr>
                        </w:pPr>
                        <w:r>
                          <w:rPr>
                            <w:rFonts w:ascii="Times New Roman" w:hAnsi="Times New Roman" w:cs="Times New Roman"/>
                            <w:sz w:val="24"/>
                            <w:szCs w:val="24"/>
                          </w:rPr>
                          <w:t>3.2.1 Software Required</w:t>
                        </w:r>
                      </w:p>
                      <w:tbl>
                        <w:tblPr>
                          <w:tblStyle w:val="TableGrid"/>
                          <w:tblW w:w="66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2"/>
                        </w:tblGrid>
                        <w:tr w:rsidR="00C127AE" w:rsidRPr="001C1733" w:rsidTr="00F8155D">
                          <w:trPr>
                            <w:trHeight w:val="296"/>
                          </w:trPr>
                          <w:tc>
                            <w:tcPr>
                              <w:tcW w:w="6652" w:type="dxa"/>
                            </w:tcPr>
                            <w:p w:rsidR="00C127AE" w:rsidRPr="001C1733" w:rsidRDefault="00C127AE" w:rsidP="00C127AE">
                              <w:pPr>
                                <w:spacing w:line="360" w:lineRule="auto"/>
                                <w:jc w:val="both"/>
                                <w:rPr>
                                  <w:rFonts w:ascii="Times New Roman" w:hAnsi="Times New Roman" w:cs="Times New Roman"/>
                                  <w:sz w:val="24"/>
                                  <w:szCs w:val="24"/>
                                </w:rPr>
                              </w:pPr>
                              <w:r>
                                <w:rPr>
                                  <w:rFonts w:ascii="Times New Roman" w:hAnsi="Times New Roman" w:cs="Times New Roman"/>
                                  <w:sz w:val="24"/>
                                  <w:szCs w:val="24"/>
                                </w:rPr>
                                <w:t>3.2.1.1 Android Studio</w:t>
                              </w:r>
                            </w:p>
                          </w:tc>
                        </w:tr>
                        <w:tr w:rsidR="00C127AE" w:rsidRPr="001C1733" w:rsidTr="00F8155D">
                          <w:trPr>
                            <w:trHeight w:val="377"/>
                          </w:trPr>
                          <w:tc>
                            <w:tcPr>
                              <w:tcW w:w="6652" w:type="dxa"/>
                            </w:tcPr>
                            <w:p w:rsidR="00C127AE" w:rsidRPr="001C1733" w:rsidRDefault="00C127AE" w:rsidP="00C127AE">
                              <w:pPr>
                                <w:spacing w:line="360" w:lineRule="auto"/>
                                <w:jc w:val="both"/>
                                <w:rPr>
                                  <w:rFonts w:ascii="Times New Roman" w:hAnsi="Times New Roman" w:cs="Times New Roman"/>
                                  <w:sz w:val="24"/>
                                  <w:szCs w:val="24"/>
                                </w:rPr>
                              </w:pPr>
                              <w:r>
                                <w:rPr>
                                  <w:rFonts w:ascii="Times New Roman" w:hAnsi="Times New Roman" w:cs="Times New Roman"/>
                                  <w:sz w:val="24"/>
                                  <w:szCs w:val="24"/>
                                </w:rPr>
                                <w:t>3.2.1.2 Adobe Experience Design</w:t>
                              </w:r>
                            </w:p>
                          </w:tc>
                        </w:tr>
                        <w:tr w:rsidR="00C127AE" w:rsidRPr="001C1733" w:rsidTr="00F8155D">
                          <w:trPr>
                            <w:trHeight w:val="251"/>
                          </w:trPr>
                          <w:tc>
                            <w:tcPr>
                              <w:tcW w:w="6652" w:type="dxa"/>
                            </w:tcPr>
                            <w:p w:rsidR="00C127AE" w:rsidRDefault="00C127AE" w:rsidP="00C127AE">
                              <w:pPr>
                                <w:spacing w:line="360" w:lineRule="auto"/>
                                <w:jc w:val="both"/>
                                <w:rPr>
                                  <w:rFonts w:ascii="Times New Roman" w:hAnsi="Times New Roman" w:cs="Times New Roman"/>
                                  <w:sz w:val="24"/>
                                  <w:szCs w:val="24"/>
                                </w:rPr>
                              </w:pPr>
                              <w:r>
                                <w:rPr>
                                  <w:rFonts w:ascii="Times New Roman" w:hAnsi="Times New Roman" w:cs="Times New Roman"/>
                                  <w:sz w:val="24"/>
                                  <w:szCs w:val="24"/>
                                </w:rPr>
                                <w:t>3.2.1.3 Android Virtual Device</w:t>
                              </w:r>
                            </w:p>
                          </w:tc>
                        </w:tr>
                      </w:tbl>
                      <w:p w:rsidR="00C127AE" w:rsidRPr="001C1733" w:rsidRDefault="00C127AE" w:rsidP="00C127AE">
                        <w:pPr>
                          <w:spacing w:line="360" w:lineRule="auto"/>
                          <w:jc w:val="both"/>
                          <w:rPr>
                            <w:rFonts w:ascii="Times New Roman" w:hAnsi="Times New Roman" w:cs="Times New Roman"/>
                            <w:sz w:val="24"/>
                            <w:szCs w:val="24"/>
                          </w:rPr>
                        </w:pPr>
                      </w:p>
                    </w:tc>
                  </w:tr>
                  <w:tr w:rsidR="00C127AE" w:rsidRPr="001C1733" w:rsidTr="00F8155D">
                    <w:trPr>
                      <w:trHeight w:val="278"/>
                    </w:trPr>
                    <w:tc>
                      <w:tcPr>
                        <w:tcW w:w="6878" w:type="dxa"/>
                      </w:tcPr>
                      <w:p w:rsidR="00C127AE" w:rsidRPr="001C1733" w:rsidRDefault="00C127AE" w:rsidP="00C127AE">
                        <w:pPr>
                          <w:spacing w:line="360" w:lineRule="auto"/>
                          <w:jc w:val="both"/>
                          <w:rPr>
                            <w:rFonts w:ascii="Times New Roman" w:hAnsi="Times New Roman" w:cs="Times New Roman"/>
                            <w:sz w:val="24"/>
                            <w:szCs w:val="24"/>
                          </w:rPr>
                        </w:pPr>
                        <w:r>
                          <w:rPr>
                            <w:rFonts w:ascii="Times New Roman" w:hAnsi="Times New Roman" w:cs="Times New Roman"/>
                            <w:sz w:val="24"/>
                            <w:szCs w:val="24"/>
                          </w:rPr>
                          <w:t>3.2.2 Hardware Required</w:t>
                        </w:r>
                      </w:p>
                    </w:tc>
                  </w:tr>
                </w:tbl>
                <w:p w:rsidR="00C127AE" w:rsidRPr="001C1733" w:rsidRDefault="00C127AE" w:rsidP="001C1733">
                  <w:pPr>
                    <w:spacing w:line="360" w:lineRule="auto"/>
                    <w:jc w:val="both"/>
                    <w:rPr>
                      <w:rFonts w:ascii="Times New Roman" w:hAnsi="Times New Roman" w:cs="Times New Roman"/>
                      <w:sz w:val="24"/>
                      <w:szCs w:val="24"/>
                    </w:rPr>
                  </w:pPr>
                </w:p>
              </w:tc>
            </w:tr>
            <w:tr w:rsidR="00C127AE" w:rsidRPr="001C1733" w:rsidTr="00F8155D">
              <w:trPr>
                <w:trHeight w:val="20"/>
              </w:trPr>
              <w:tc>
                <w:tcPr>
                  <w:tcW w:w="4555" w:type="dxa"/>
                </w:tcPr>
                <w:p w:rsidR="00C127AE" w:rsidRDefault="00C127AE" w:rsidP="001C1733">
                  <w:pPr>
                    <w:spacing w:line="360" w:lineRule="auto"/>
                    <w:jc w:val="both"/>
                    <w:rPr>
                      <w:rFonts w:ascii="Times New Roman" w:hAnsi="Times New Roman" w:cs="Times New Roman"/>
                      <w:sz w:val="24"/>
                      <w:szCs w:val="24"/>
                    </w:rPr>
                  </w:pPr>
                  <w:r w:rsidRPr="00C127AE">
                    <w:rPr>
                      <w:rFonts w:ascii="Times New Roman" w:hAnsi="Times New Roman" w:cs="Times New Roman"/>
                      <w:sz w:val="24"/>
                      <w:szCs w:val="24"/>
                    </w:rPr>
                    <w:t>3.3 Application Design and Development</w:t>
                  </w:r>
                </w:p>
                <w:tbl>
                  <w:tblPr>
                    <w:tblStyle w:val="TableGrid"/>
                    <w:tblW w:w="66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2"/>
                  </w:tblGrid>
                  <w:tr w:rsidR="00C127AE" w:rsidRPr="001C1733" w:rsidTr="00F8155D">
                    <w:trPr>
                      <w:trHeight w:val="224"/>
                    </w:trPr>
                    <w:tc>
                      <w:tcPr>
                        <w:tcW w:w="6652" w:type="dxa"/>
                      </w:tcPr>
                      <w:p w:rsidR="00C127AE" w:rsidRPr="001C1733" w:rsidRDefault="00C127AE" w:rsidP="00C127AE">
                        <w:pPr>
                          <w:spacing w:line="360" w:lineRule="auto"/>
                          <w:jc w:val="both"/>
                          <w:rPr>
                            <w:rFonts w:ascii="Times New Roman" w:hAnsi="Times New Roman" w:cs="Times New Roman"/>
                            <w:sz w:val="24"/>
                            <w:szCs w:val="24"/>
                          </w:rPr>
                        </w:pPr>
                        <w:r>
                          <w:rPr>
                            <w:rFonts w:ascii="Times New Roman" w:hAnsi="Times New Roman" w:cs="Times New Roman"/>
                            <w:sz w:val="24"/>
                            <w:szCs w:val="24"/>
                          </w:rPr>
                          <w:t>3.3.1 Firebase Database</w:t>
                        </w:r>
                      </w:p>
                    </w:tc>
                  </w:tr>
                </w:tbl>
                <w:p w:rsidR="00C127AE" w:rsidRPr="001C1733" w:rsidRDefault="00C127AE" w:rsidP="001C1733">
                  <w:pPr>
                    <w:spacing w:line="360" w:lineRule="auto"/>
                    <w:jc w:val="both"/>
                    <w:rPr>
                      <w:rFonts w:ascii="Times New Roman" w:hAnsi="Times New Roman" w:cs="Times New Roman"/>
                      <w:sz w:val="24"/>
                      <w:szCs w:val="24"/>
                    </w:rPr>
                  </w:pPr>
                </w:p>
              </w:tc>
            </w:tr>
            <w:tr w:rsidR="00C127AE" w:rsidRPr="001C1733" w:rsidTr="00F8155D">
              <w:trPr>
                <w:trHeight w:val="161"/>
              </w:trPr>
              <w:tc>
                <w:tcPr>
                  <w:tcW w:w="4555" w:type="dxa"/>
                </w:tcPr>
                <w:p w:rsidR="00C127AE" w:rsidRPr="00C127AE" w:rsidRDefault="00C127AE" w:rsidP="001C1733">
                  <w:pPr>
                    <w:spacing w:line="360" w:lineRule="auto"/>
                    <w:jc w:val="both"/>
                    <w:rPr>
                      <w:rFonts w:ascii="Times New Roman" w:hAnsi="Times New Roman" w:cs="Times New Roman"/>
                      <w:sz w:val="24"/>
                      <w:szCs w:val="24"/>
                    </w:rPr>
                  </w:pPr>
                  <w:r>
                    <w:rPr>
                      <w:rFonts w:ascii="Times New Roman" w:hAnsi="Times New Roman" w:cs="Times New Roman"/>
                      <w:sz w:val="24"/>
                      <w:szCs w:val="24"/>
                    </w:rPr>
                    <w:t>3.4 Testing and Debugging</w:t>
                  </w:r>
                </w:p>
              </w:tc>
            </w:tr>
            <w:tr w:rsidR="00C127AE" w:rsidRPr="001C1733" w:rsidTr="00F8155D">
              <w:tc>
                <w:tcPr>
                  <w:tcW w:w="4555" w:type="dxa"/>
                </w:tcPr>
                <w:p w:rsidR="00C127AE" w:rsidRDefault="00C127AE" w:rsidP="001C1733">
                  <w:pPr>
                    <w:spacing w:line="360" w:lineRule="auto"/>
                    <w:jc w:val="both"/>
                    <w:rPr>
                      <w:rFonts w:ascii="Times New Roman" w:hAnsi="Times New Roman" w:cs="Times New Roman"/>
                      <w:sz w:val="24"/>
                      <w:szCs w:val="24"/>
                    </w:rPr>
                  </w:pPr>
                  <w:r>
                    <w:rPr>
                      <w:rFonts w:ascii="Times New Roman" w:hAnsi="Times New Roman" w:cs="Times New Roman"/>
                      <w:sz w:val="24"/>
                      <w:szCs w:val="24"/>
                    </w:rPr>
                    <w:t>3.5 System Requirement</w:t>
                  </w:r>
                </w:p>
                <w:tbl>
                  <w:tblPr>
                    <w:tblStyle w:val="TableGrid"/>
                    <w:tblW w:w="66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2"/>
                  </w:tblGrid>
                  <w:tr w:rsidR="00C127AE" w:rsidRPr="001C1733" w:rsidTr="00F8155D">
                    <w:trPr>
                      <w:trHeight w:val="386"/>
                    </w:trPr>
                    <w:tc>
                      <w:tcPr>
                        <w:tcW w:w="6652" w:type="dxa"/>
                      </w:tcPr>
                      <w:p w:rsidR="00C127AE" w:rsidRPr="001C1733" w:rsidRDefault="00C127AE" w:rsidP="00C127AE">
                        <w:pPr>
                          <w:spacing w:line="360" w:lineRule="auto"/>
                          <w:jc w:val="both"/>
                          <w:rPr>
                            <w:rFonts w:ascii="Times New Roman" w:hAnsi="Times New Roman" w:cs="Times New Roman"/>
                            <w:sz w:val="24"/>
                            <w:szCs w:val="24"/>
                          </w:rPr>
                        </w:pPr>
                        <w:r>
                          <w:rPr>
                            <w:rFonts w:ascii="Times New Roman" w:hAnsi="Times New Roman" w:cs="Times New Roman"/>
                            <w:sz w:val="24"/>
                            <w:szCs w:val="24"/>
                          </w:rPr>
                          <w:t>3.5.1 Functional Requirement</w:t>
                        </w:r>
                      </w:p>
                    </w:tc>
                  </w:tr>
                  <w:tr w:rsidR="00C127AE" w:rsidRPr="001C1733" w:rsidTr="00F8155D">
                    <w:trPr>
                      <w:trHeight w:val="455"/>
                    </w:trPr>
                    <w:tc>
                      <w:tcPr>
                        <w:tcW w:w="6652" w:type="dxa"/>
                      </w:tcPr>
                      <w:p w:rsidR="00C127AE" w:rsidRPr="001C1733" w:rsidRDefault="00C127AE" w:rsidP="00C127AE">
                        <w:pPr>
                          <w:spacing w:line="360" w:lineRule="auto"/>
                          <w:jc w:val="both"/>
                          <w:rPr>
                            <w:rFonts w:ascii="Times New Roman" w:hAnsi="Times New Roman" w:cs="Times New Roman"/>
                            <w:sz w:val="24"/>
                            <w:szCs w:val="24"/>
                          </w:rPr>
                        </w:pPr>
                        <w:r>
                          <w:rPr>
                            <w:rFonts w:ascii="Times New Roman" w:hAnsi="Times New Roman" w:cs="Times New Roman"/>
                            <w:sz w:val="24"/>
                            <w:szCs w:val="24"/>
                          </w:rPr>
                          <w:t>3.5.2 Non-Functional Requirement</w:t>
                        </w:r>
                      </w:p>
                    </w:tc>
                  </w:tr>
                </w:tbl>
                <w:p w:rsidR="00C127AE" w:rsidRDefault="00C127AE" w:rsidP="001C1733">
                  <w:pPr>
                    <w:spacing w:line="360" w:lineRule="auto"/>
                    <w:jc w:val="both"/>
                    <w:rPr>
                      <w:rFonts w:ascii="Times New Roman" w:hAnsi="Times New Roman" w:cs="Times New Roman"/>
                      <w:sz w:val="24"/>
                      <w:szCs w:val="24"/>
                    </w:rPr>
                  </w:pPr>
                </w:p>
              </w:tc>
            </w:tr>
          </w:tbl>
          <w:p w:rsidR="00FC10EF" w:rsidRPr="001C1733" w:rsidRDefault="00FC10EF" w:rsidP="001C1733">
            <w:pPr>
              <w:spacing w:line="360" w:lineRule="auto"/>
              <w:jc w:val="both"/>
              <w:rPr>
                <w:rFonts w:ascii="Times New Roman" w:hAnsi="Times New Roman" w:cs="Times New Roman"/>
                <w:b/>
                <w:sz w:val="24"/>
                <w:szCs w:val="24"/>
              </w:rPr>
            </w:pPr>
          </w:p>
        </w:tc>
        <w:tc>
          <w:tcPr>
            <w:tcW w:w="1283" w:type="dxa"/>
          </w:tcPr>
          <w:p w:rsidR="00FC10EF" w:rsidRPr="001C1733" w:rsidRDefault="00D55D2B" w:rsidP="001C1733">
            <w:pPr>
              <w:spacing w:line="360" w:lineRule="auto"/>
              <w:jc w:val="both"/>
              <w:rPr>
                <w:rFonts w:ascii="Times New Roman" w:hAnsi="Times New Roman" w:cs="Times New Roman"/>
                <w:b/>
                <w:sz w:val="24"/>
                <w:szCs w:val="24"/>
              </w:rPr>
            </w:pPr>
            <w:r>
              <w:rPr>
                <w:rFonts w:ascii="Times New Roman" w:hAnsi="Times New Roman" w:cs="Times New Roman"/>
                <w:b/>
                <w:sz w:val="24"/>
                <w:szCs w:val="24"/>
              </w:rPr>
              <w:t>19</w:t>
            </w:r>
          </w:p>
          <w:p w:rsidR="00FC10EF" w:rsidRPr="001C1733" w:rsidRDefault="00D55D2B" w:rsidP="001C1733">
            <w:pPr>
              <w:spacing w:line="360" w:lineRule="auto"/>
              <w:jc w:val="both"/>
              <w:rPr>
                <w:rFonts w:ascii="Times New Roman" w:hAnsi="Times New Roman" w:cs="Times New Roman"/>
                <w:sz w:val="24"/>
                <w:szCs w:val="24"/>
              </w:rPr>
            </w:pPr>
            <w:r>
              <w:rPr>
                <w:rFonts w:ascii="Times New Roman" w:hAnsi="Times New Roman" w:cs="Times New Roman"/>
                <w:sz w:val="24"/>
                <w:szCs w:val="24"/>
              </w:rPr>
              <w:t>19</w:t>
            </w:r>
          </w:p>
          <w:p w:rsidR="00FC10EF" w:rsidRDefault="00D55D2B" w:rsidP="001C1733">
            <w:pPr>
              <w:spacing w:line="360" w:lineRule="auto"/>
              <w:jc w:val="both"/>
              <w:rPr>
                <w:rFonts w:ascii="Times New Roman" w:hAnsi="Times New Roman" w:cs="Times New Roman"/>
                <w:sz w:val="24"/>
                <w:szCs w:val="24"/>
              </w:rPr>
            </w:pPr>
            <w:r>
              <w:rPr>
                <w:rFonts w:ascii="Times New Roman" w:hAnsi="Times New Roman" w:cs="Times New Roman"/>
                <w:sz w:val="24"/>
                <w:szCs w:val="24"/>
              </w:rPr>
              <w:t>21</w:t>
            </w:r>
          </w:p>
          <w:p w:rsidR="00D55D2B" w:rsidRDefault="00D55D2B" w:rsidP="001C1733">
            <w:pPr>
              <w:spacing w:line="360" w:lineRule="auto"/>
              <w:jc w:val="both"/>
              <w:rPr>
                <w:rFonts w:ascii="Times New Roman" w:hAnsi="Times New Roman" w:cs="Times New Roman"/>
                <w:sz w:val="24"/>
                <w:szCs w:val="24"/>
              </w:rPr>
            </w:pPr>
            <w:r>
              <w:rPr>
                <w:rFonts w:ascii="Times New Roman" w:hAnsi="Times New Roman" w:cs="Times New Roman"/>
                <w:sz w:val="24"/>
                <w:szCs w:val="24"/>
              </w:rPr>
              <w:t>21</w:t>
            </w:r>
          </w:p>
          <w:p w:rsidR="00D55D2B" w:rsidRDefault="00D55D2B" w:rsidP="001C1733">
            <w:pPr>
              <w:spacing w:line="360" w:lineRule="auto"/>
              <w:jc w:val="both"/>
              <w:rPr>
                <w:rFonts w:ascii="Times New Roman" w:hAnsi="Times New Roman" w:cs="Times New Roman"/>
                <w:sz w:val="24"/>
                <w:szCs w:val="24"/>
              </w:rPr>
            </w:pPr>
            <w:r>
              <w:rPr>
                <w:rFonts w:ascii="Times New Roman" w:hAnsi="Times New Roman" w:cs="Times New Roman"/>
                <w:sz w:val="24"/>
                <w:szCs w:val="24"/>
              </w:rPr>
              <w:t>21</w:t>
            </w:r>
          </w:p>
          <w:p w:rsidR="00D55D2B" w:rsidRDefault="00D55D2B" w:rsidP="001C1733">
            <w:pPr>
              <w:spacing w:line="360" w:lineRule="auto"/>
              <w:jc w:val="both"/>
              <w:rPr>
                <w:rFonts w:ascii="Times New Roman" w:hAnsi="Times New Roman" w:cs="Times New Roman"/>
                <w:sz w:val="24"/>
                <w:szCs w:val="24"/>
              </w:rPr>
            </w:pPr>
            <w:r>
              <w:rPr>
                <w:rFonts w:ascii="Times New Roman" w:hAnsi="Times New Roman" w:cs="Times New Roman"/>
                <w:sz w:val="24"/>
                <w:szCs w:val="24"/>
              </w:rPr>
              <w:t>21</w:t>
            </w:r>
          </w:p>
          <w:p w:rsidR="00D55D2B" w:rsidRDefault="00D55D2B" w:rsidP="001C1733">
            <w:pPr>
              <w:spacing w:line="360" w:lineRule="auto"/>
              <w:jc w:val="both"/>
              <w:rPr>
                <w:rFonts w:ascii="Times New Roman" w:hAnsi="Times New Roman" w:cs="Times New Roman"/>
                <w:sz w:val="24"/>
                <w:szCs w:val="24"/>
              </w:rPr>
            </w:pPr>
            <w:r>
              <w:rPr>
                <w:rFonts w:ascii="Times New Roman" w:hAnsi="Times New Roman" w:cs="Times New Roman"/>
                <w:sz w:val="24"/>
                <w:szCs w:val="24"/>
              </w:rPr>
              <w:t>21</w:t>
            </w:r>
          </w:p>
          <w:p w:rsidR="00D55D2B" w:rsidRDefault="00D55D2B" w:rsidP="001C1733">
            <w:pPr>
              <w:spacing w:line="360" w:lineRule="auto"/>
              <w:jc w:val="both"/>
              <w:rPr>
                <w:rFonts w:ascii="Times New Roman" w:hAnsi="Times New Roman" w:cs="Times New Roman"/>
                <w:sz w:val="24"/>
                <w:szCs w:val="24"/>
              </w:rPr>
            </w:pPr>
            <w:r>
              <w:rPr>
                <w:rFonts w:ascii="Times New Roman" w:hAnsi="Times New Roman" w:cs="Times New Roman"/>
                <w:sz w:val="24"/>
                <w:szCs w:val="24"/>
              </w:rPr>
              <w:t>22</w:t>
            </w:r>
          </w:p>
          <w:p w:rsidR="00D55D2B" w:rsidRDefault="00D55D2B" w:rsidP="001C1733">
            <w:pPr>
              <w:spacing w:line="360" w:lineRule="auto"/>
              <w:jc w:val="both"/>
              <w:rPr>
                <w:rFonts w:ascii="Times New Roman" w:hAnsi="Times New Roman" w:cs="Times New Roman"/>
                <w:sz w:val="24"/>
                <w:szCs w:val="24"/>
              </w:rPr>
            </w:pPr>
            <w:r>
              <w:rPr>
                <w:rFonts w:ascii="Times New Roman" w:hAnsi="Times New Roman" w:cs="Times New Roman"/>
                <w:sz w:val="24"/>
                <w:szCs w:val="24"/>
              </w:rPr>
              <w:t>22</w:t>
            </w:r>
          </w:p>
          <w:p w:rsidR="00D55D2B" w:rsidRDefault="00D55D2B" w:rsidP="001C1733">
            <w:pPr>
              <w:spacing w:line="360" w:lineRule="auto"/>
              <w:jc w:val="both"/>
              <w:rPr>
                <w:rFonts w:ascii="Times New Roman" w:hAnsi="Times New Roman" w:cs="Times New Roman"/>
                <w:sz w:val="24"/>
                <w:szCs w:val="24"/>
              </w:rPr>
            </w:pPr>
            <w:r>
              <w:rPr>
                <w:rFonts w:ascii="Times New Roman" w:hAnsi="Times New Roman" w:cs="Times New Roman"/>
                <w:sz w:val="24"/>
                <w:szCs w:val="24"/>
              </w:rPr>
              <w:t>24</w:t>
            </w:r>
          </w:p>
          <w:p w:rsidR="00D55D2B" w:rsidRDefault="00D55D2B" w:rsidP="001C1733">
            <w:pPr>
              <w:spacing w:line="360" w:lineRule="auto"/>
              <w:jc w:val="both"/>
              <w:rPr>
                <w:rFonts w:ascii="Times New Roman" w:hAnsi="Times New Roman" w:cs="Times New Roman"/>
                <w:sz w:val="24"/>
                <w:szCs w:val="24"/>
              </w:rPr>
            </w:pPr>
            <w:r>
              <w:rPr>
                <w:rFonts w:ascii="Times New Roman" w:hAnsi="Times New Roman" w:cs="Times New Roman"/>
                <w:sz w:val="24"/>
                <w:szCs w:val="24"/>
              </w:rPr>
              <w:t>24</w:t>
            </w:r>
          </w:p>
          <w:p w:rsidR="00D55D2B" w:rsidRDefault="00D55D2B" w:rsidP="001C1733">
            <w:pPr>
              <w:spacing w:line="360" w:lineRule="auto"/>
              <w:jc w:val="both"/>
              <w:rPr>
                <w:rFonts w:ascii="Times New Roman" w:hAnsi="Times New Roman" w:cs="Times New Roman"/>
                <w:sz w:val="24"/>
                <w:szCs w:val="24"/>
              </w:rPr>
            </w:pPr>
            <w:r>
              <w:rPr>
                <w:rFonts w:ascii="Times New Roman" w:hAnsi="Times New Roman" w:cs="Times New Roman"/>
                <w:sz w:val="24"/>
                <w:szCs w:val="24"/>
              </w:rPr>
              <w:t>24</w:t>
            </w:r>
          </w:p>
          <w:p w:rsidR="00D55D2B" w:rsidRDefault="00D55D2B" w:rsidP="001C1733">
            <w:pPr>
              <w:spacing w:line="360" w:lineRule="auto"/>
              <w:jc w:val="both"/>
              <w:rPr>
                <w:rFonts w:ascii="Times New Roman" w:hAnsi="Times New Roman" w:cs="Times New Roman"/>
                <w:sz w:val="24"/>
                <w:szCs w:val="24"/>
              </w:rPr>
            </w:pPr>
            <w:r>
              <w:rPr>
                <w:rFonts w:ascii="Times New Roman" w:hAnsi="Times New Roman" w:cs="Times New Roman"/>
                <w:sz w:val="24"/>
                <w:szCs w:val="24"/>
              </w:rPr>
              <w:t>24</w:t>
            </w:r>
          </w:p>
          <w:p w:rsidR="00D55D2B" w:rsidRPr="001C1733" w:rsidRDefault="00D55D2B" w:rsidP="001C1733">
            <w:pPr>
              <w:spacing w:line="360" w:lineRule="auto"/>
              <w:jc w:val="both"/>
              <w:rPr>
                <w:rFonts w:ascii="Times New Roman" w:hAnsi="Times New Roman" w:cs="Times New Roman"/>
                <w:sz w:val="24"/>
                <w:szCs w:val="24"/>
              </w:rPr>
            </w:pPr>
            <w:r>
              <w:rPr>
                <w:rFonts w:ascii="Times New Roman" w:hAnsi="Times New Roman" w:cs="Times New Roman"/>
                <w:sz w:val="24"/>
                <w:szCs w:val="24"/>
              </w:rPr>
              <w:t>26</w:t>
            </w:r>
          </w:p>
        </w:tc>
      </w:tr>
      <w:tr w:rsidR="00FC10EF" w:rsidRPr="001C1733" w:rsidTr="00F8155D">
        <w:tc>
          <w:tcPr>
            <w:tcW w:w="7330" w:type="dxa"/>
          </w:tcPr>
          <w:p w:rsidR="00FC10EF" w:rsidRPr="001C1733" w:rsidRDefault="00FC10EF" w:rsidP="001C1733">
            <w:pPr>
              <w:spacing w:line="360" w:lineRule="auto"/>
              <w:jc w:val="both"/>
              <w:rPr>
                <w:rFonts w:ascii="Times New Roman" w:hAnsi="Times New Roman" w:cs="Times New Roman"/>
                <w:b/>
                <w:sz w:val="24"/>
                <w:szCs w:val="24"/>
              </w:rPr>
            </w:pPr>
            <w:r w:rsidRPr="001C1733">
              <w:rPr>
                <w:rFonts w:ascii="Times New Roman" w:hAnsi="Times New Roman" w:cs="Times New Roman"/>
                <w:b/>
                <w:sz w:val="24"/>
                <w:szCs w:val="24"/>
              </w:rPr>
              <w:t>REFERENCE</w:t>
            </w:r>
          </w:p>
        </w:tc>
        <w:tc>
          <w:tcPr>
            <w:tcW w:w="1283" w:type="dxa"/>
          </w:tcPr>
          <w:p w:rsidR="00FC10EF" w:rsidRPr="001C1733" w:rsidRDefault="00D55D2B" w:rsidP="001C1733">
            <w:pPr>
              <w:spacing w:line="360" w:lineRule="auto"/>
              <w:jc w:val="both"/>
              <w:rPr>
                <w:rFonts w:ascii="Times New Roman" w:hAnsi="Times New Roman" w:cs="Times New Roman"/>
                <w:b/>
                <w:sz w:val="24"/>
                <w:szCs w:val="24"/>
              </w:rPr>
            </w:pPr>
            <w:r>
              <w:rPr>
                <w:rFonts w:ascii="Times New Roman" w:hAnsi="Times New Roman" w:cs="Times New Roman"/>
                <w:b/>
                <w:sz w:val="24"/>
                <w:szCs w:val="24"/>
              </w:rPr>
              <w:t>27</w:t>
            </w:r>
          </w:p>
        </w:tc>
      </w:tr>
      <w:tr w:rsidR="00FC10EF" w:rsidRPr="001C1733" w:rsidTr="00F8155D">
        <w:tc>
          <w:tcPr>
            <w:tcW w:w="7330" w:type="dxa"/>
          </w:tcPr>
          <w:p w:rsidR="00FC10EF" w:rsidRPr="001C1733" w:rsidRDefault="009A170A" w:rsidP="001C1733">
            <w:pPr>
              <w:spacing w:line="360" w:lineRule="auto"/>
              <w:jc w:val="both"/>
              <w:rPr>
                <w:rFonts w:ascii="Times New Roman" w:hAnsi="Times New Roman" w:cs="Times New Roman"/>
                <w:b/>
                <w:sz w:val="24"/>
                <w:szCs w:val="24"/>
              </w:rPr>
            </w:pPr>
            <w:r>
              <w:rPr>
                <w:rFonts w:ascii="Times New Roman" w:hAnsi="Times New Roman" w:cs="Times New Roman"/>
                <w:b/>
                <w:sz w:val="24"/>
                <w:szCs w:val="24"/>
              </w:rPr>
              <w:t>APPENDICES</w:t>
            </w:r>
          </w:p>
        </w:tc>
        <w:tc>
          <w:tcPr>
            <w:tcW w:w="1283" w:type="dxa"/>
          </w:tcPr>
          <w:p w:rsidR="00FC10EF" w:rsidRPr="001C1733" w:rsidRDefault="00D55D2B" w:rsidP="001C1733">
            <w:pPr>
              <w:spacing w:line="360" w:lineRule="auto"/>
              <w:jc w:val="both"/>
              <w:rPr>
                <w:rFonts w:ascii="Times New Roman" w:hAnsi="Times New Roman" w:cs="Times New Roman"/>
                <w:b/>
                <w:sz w:val="24"/>
                <w:szCs w:val="24"/>
              </w:rPr>
            </w:pPr>
            <w:r>
              <w:rPr>
                <w:rFonts w:ascii="Times New Roman" w:hAnsi="Times New Roman" w:cs="Times New Roman"/>
                <w:b/>
                <w:sz w:val="24"/>
                <w:szCs w:val="24"/>
              </w:rPr>
              <w:t>30</w:t>
            </w:r>
          </w:p>
        </w:tc>
      </w:tr>
    </w:tbl>
    <w:p w:rsidR="001C1733" w:rsidRPr="001C1733" w:rsidRDefault="001C1733" w:rsidP="001C1733">
      <w:pPr>
        <w:jc w:val="center"/>
        <w:rPr>
          <w:rFonts w:ascii="Times New Roman" w:eastAsia="Cambria" w:hAnsi="Times New Roman" w:cs="Times New Roman"/>
          <w:b/>
          <w:sz w:val="28"/>
          <w:szCs w:val="36"/>
          <w:lang w:eastAsia="en-US"/>
        </w:rPr>
      </w:pPr>
      <w:r w:rsidRPr="001C1733">
        <w:rPr>
          <w:rFonts w:ascii="Times New Roman" w:eastAsia="Cambria" w:hAnsi="Times New Roman" w:cs="Times New Roman"/>
          <w:b/>
          <w:sz w:val="28"/>
          <w:szCs w:val="36"/>
          <w:lang w:eastAsia="en-US"/>
        </w:rPr>
        <w:br w:type="page"/>
      </w:r>
    </w:p>
    <w:p w:rsidR="00FC10EF" w:rsidRPr="001C1733" w:rsidRDefault="00FC10EF" w:rsidP="00FC10EF">
      <w:pPr>
        <w:jc w:val="center"/>
        <w:rPr>
          <w:rFonts w:ascii="Times New Roman" w:eastAsia="Cambria" w:hAnsi="Times New Roman" w:cs="Times New Roman"/>
          <w:b/>
          <w:sz w:val="28"/>
          <w:szCs w:val="36"/>
          <w:lang w:eastAsia="en-US"/>
        </w:rPr>
      </w:pPr>
      <w:r w:rsidRPr="001C1733">
        <w:rPr>
          <w:rFonts w:ascii="Times New Roman" w:eastAsia="Cambria" w:hAnsi="Times New Roman" w:cs="Times New Roman"/>
          <w:b/>
          <w:sz w:val="28"/>
          <w:szCs w:val="36"/>
          <w:lang w:eastAsia="en-US"/>
        </w:rPr>
        <w:lastRenderedPageBreak/>
        <w:t xml:space="preserve">LIST OF </w:t>
      </w:r>
      <w:r>
        <w:rPr>
          <w:rFonts w:ascii="Times New Roman" w:eastAsia="Cambria" w:hAnsi="Times New Roman" w:cs="Times New Roman"/>
          <w:b/>
          <w:sz w:val="28"/>
          <w:szCs w:val="36"/>
          <w:lang w:eastAsia="en-US"/>
        </w:rPr>
        <w:t>TABLES</w:t>
      </w:r>
    </w:p>
    <w:tbl>
      <w:tblPr>
        <w:tblStyle w:val="TableGrid1"/>
        <w:tblW w:w="95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6729"/>
        <w:gridCol w:w="1244"/>
      </w:tblGrid>
      <w:tr w:rsidR="00FC10EF" w:rsidRPr="001C1733" w:rsidTr="009C7C8B">
        <w:trPr>
          <w:trHeight w:val="574"/>
        </w:trPr>
        <w:tc>
          <w:tcPr>
            <w:tcW w:w="1559" w:type="dxa"/>
          </w:tcPr>
          <w:p w:rsidR="00FC10EF" w:rsidRPr="001C1733" w:rsidRDefault="00FC10EF" w:rsidP="009A2EA5">
            <w:pPr>
              <w:spacing w:line="360" w:lineRule="auto"/>
              <w:jc w:val="both"/>
              <w:rPr>
                <w:rFonts w:ascii="Times New Roman" w:hAnsi="Times New Roman" w:cs="Times New Roman"/>
                <w:b/>
                <w:sz w:val="24"/>
                <w:szCs w:val="24"/>
              </w:rPr>
            </w:pPr>
            <w:r w:rsidRPr="001C1733">
              <w:rPr>
                <w:rFonts w:ascii="Times New Roman" w:hAnsi="Times New Roman" w:cs="Times New Roman"/>
                <w:b/>
                <w:sz w:val="24"/>
                <w:szCs w:val="24"/>
              </w:rPr>
              <w:t>Figures</w:t>
            </w:r>
          </w:p>
        </w:tc>
        <w:tc>
          <w:tcPr>
            <w:tcW w:w="6729" w:type="dxa"/>
          </w:tcPr>
          <w:p w:rsidR="00FC10EF" w:rsidRPr="001C1733" w:rsidRDefault="00FC10EF" w:rsidP="009A2EA5">
            <w:pPr>
              <w:spacing w:line="360" w:lineRule="auto"/>
              <w:jc w:val="center"/>
              <w:rPr>
                <w:rFonts w:ascii="Times New Roman" w:hAnsi="Times New Roman" w:cs="Times New Roman"/>
                <w:b/>
                <w:sz w:val="24"/>
                <w:szCs w:val="24"/>
              </w:rPr>
            </w:pPr>
            <w:r w:rsidRPr="001C1733">
              <w:rPr>
                <w:rFonts w:ascii="Times New Roman" w:hAnsi="Times New Roman" w:cs="Times New Roman"/>
                <w:b/>
                <w:sz w:val="24"/>
                <w:szCs w:val="24"/>
              </w:rPr>
              <w:t>Description</w:t>
            </w:r>
          </w:p>
        </w:tc>
        <w:tc>
          <w:tcPr>
            <w:tcW w:w="1244" w:type="dxa"/>
          </w:tcPr>
          <w:p w:rsidR="00FC10EF" w:rsidRPr="001C1733" w:rsidRDefault="00FC10EF" w:rsidP="009A2EA5">
            <w:pPr>
              <w:spacing w:line="360" w:lineRule="auto"/>
              <w:jc w:val="both"/>
              <w:rPr>
                <w:rFonts w:ascii="Times New Roman" w:hAnsi="Times New Roman" w:cs="Times New Roman"/>
                <w:b/>
                <w:sz w:val="24"/>
                <w:szCs w:val="24"/>
              </w:rPr>
            </w:pPr>
            <w:r w:rsidRPr="001C1733">
              <w:rPr>
                <w:rFonts w:ascii="Times New Roman" w:hAnsi="Times New Roman" w:cs="Times New Roman"/>
                <w:b/>
                <w:sz w:val="24"/>
                <w:szCs w:val="24"/>
              </w:rPr>
              <w:t xml:space="preserve">Page </w:t>
            </w:r>
          </w:p>
        </w:tc>
      </w:tr>
      <w:tr w:rsidR="00FC10EF" w:rsidRPr="001C1733" w:rsidTr="009C7C8B">
        <w:trPr>
          <w:trHeight w:val="574"/>
        </w:trPr>
        <w:tc>
          <w:tcPr>
            <w:tcW w:w="1559" w:type="dxa"/>
          </w:tcPr>
          <w:p w:rsidR="00FC10EF" w:rsidRDefault="009A2EA5" w:rsidP="009A2EA5">
            <w:r>
              <w:rPr>
                <w:rFonts w:ascii="Times New Roman" w:hAnsi="Times New Roman" w:cs="Times New Roman"/>
                <w:sz w:val="24"/>
                <w:szCs w:val="24"/>
              </w:rPr>
              <w:t>Table 3.6</w:t>
            </w:r>
            <w:r w:rsidR="00FC10EF" w:rsidRPr="00F972D9">
              <w:rPr>
                <w:rFonts w:ascii="Times New Roman" w:hAnsi="Times New Roman" w:cs="Times New Roman"/>
                <w:sz w:val="24"/>
                <w:szCs w:val="24"/>
              </w:rPr>
              <w:t>.1.1</w:t>
            </w:r>
          </w:p>
        </w:tc>
        <w:tc>
          <w:tcPr>
            <w:tcW w:w="6729" w:type="dxa"/>
          </w:tcPr>
          <w:p w:rsidR="00FC10EF" w:rsidRDefault="00FC10EF" w:rsidP="009A2EA5">
            <w:r w:rsidRPr="00F972D9">
              <w:rPr>
                <w:rFonts w:ascii="Times New Roman" w:hAnsi="Times New Roman" w:cs="Times New Roman"/>
                <w:sz w:val="24"/>
                <w:szCs w:val="24"/>
              </w:rPr>
              <w:t>Functional Requirements</w:t>
            </w:r>
          </w:p>
        </w:tc>
        <w:tc>
          <w:tcPr>
            <w:tcW w:w="1244" w:type="dxa"/>
          </w:tcPr>
          <w:p w:rsidR="00FC10EF" w:rsidRPr="001C1733" w:rsidRDefault="00FC10EF" w:rsidP="009A2EA5">
            <w:pPr>
              <w:tabs>
                <w:tab w:val="left" w:pos="772"/>
              </w:tabs>
              <w:jc w:val="both"/>
              <w:rPr>
                <w:rFonts w:ascii="Times New Roman" w:hAnsi="Times New Roman" w:cs="Times New Roman"/>
                <w:sz w:val="24"/>
                <w:szCs w:val="24"/>
              </w:rPr>
            </w:pPr>
            <w:r>
              <w:rPr>
                <w:rFonts w:ascii="Times New Roman" w:hAnsi="Times New Roman" w:cs="Times New Roman"/>
                <w:sz w:val="24"/>
                <w:szCs w:val="24"/>
              </w:rPr>
              <w:t>24</w:t>
            </w:r>
          </w:p>
        </w:tc>
      </w:tr>
      <w:tr w:rsidR="00FC10EF" w:rsidRPr="001C1733" w:rsidTr="009C7C8B">
        <w:trPr>
          <w:trHeight w:val="574"/>
        </w:trPr>
        <w:tc>
          <w:tcPr>
            <w:tcW w:w="1559" w:type="dxa"/>
          </w:tcPr>
          <w:p w:rsidR="00FC10EF" w:rsidRPr="001C1733" w:rsidRDefault="009A2EA5"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Table 3.6</w:t>
            </w:r>
            <w:r w:rsidR="00FC10EF" w:rsidRPr="00F972D9">
              <w:rPr>
                <w:rFonts w:ascii="Times New Roman" w:hAnsi="Times New Roman" w:cs="Times New Roman"/>
                <w:sz w:val="24"/>
                <w:szCs w:val="24"/>
              </w:rPr>
              <w:t>.2.1</w:t>
            </w:r>
          </w:p>
        </w:tc>
        <w:tc>
          <w:tcPr>
            <w:tcW w:w="6729" w:type="dxa"/>
          </w:tcPr>
          <w:p w:rsidR="00FC10EF" w:rsidRPr="001C1733" w:rsidRDefault="00FC10EF" w:rsidP="009A2EA5">
            <w:pPr>
              <w:spacing w:line="360" w:lineRule="auto"/>
              <w:jc w:val="both"/>
              <w:rPr>
                <w:rFonts w:ascii="Times New Roman" w:hAnsi="Times New Roman" w:cs="Times New Roman"/>
                <w:sz w:val="24"/>
                <w:szCs w:val="24"/>
              </w:rPr>
            </w:pPr>
            <w:r w:rsidRPr="00F972D9">
              <w:rPr>
                <w:rFonts w:ascii="Times New Roman" w:hAnsi="Times New Roman" w:cs="Times New Roman"/>
                <w:sz w:val="24"/>
                <w:szCs w:val="24"/>
              </w:rPr>
              <w:t>Non-Functional Requirements</w:t>
            </w:r>
          </w:p>
        </w:tc>
        <w:tc>
          <w:tcPr>
            <w:tcW w:w="1244" w:type="dxa"/>
          </w:tcPr>
          <w:p w:rsidR="00FC10EF" w:rsidRPr="001C1733" w:rsidRDefault="00AF65E7"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26</w:t>
            </w:r>
          </w:p>
        </w:tc>
      </w:tr>
    </w:tbl>
    <w:p w:rsidR="001C1733" w:rsidRDefault="001C1733">
      <w:pPr>
        <w:rPr>
          <w:rFonts w:ascii="Times New Roman" w:hAnsi="Times New Roman" w:cs="Times New Roman"/>
          <w:sz w:val="24"/>
          <w:szCs w:val="24"/>
        </w:rPr>
      </w:pPr>
      <w:r>
        <w:rPr>
          <w:rFonts w:ascii="Times New Roman" w:hAnsi="Times New Roman" w:cs="Times New Roman"/>
          <w:sz w:val="24"/>
          <w:szCs w:val="24"/>
        </w:rPr>
        <w:br w:type="page"/>
      </w:r>
    </w:p>
    <w:p w:rsidR="00FC10EF" w:rsidRPr="001C1733" w:rsidRDefault="00FC10EF" w:rsidP="00FC10EF">
      <w:pPr>
        <w:jc w:val="center"/>
        <w:rPr>
          <w:rFonts w:ascii="Times New Roman" w:eastAsia="Cambria" w:hAnsi="Times New Roman" w:cs="Times New Roman"/>
          <w:b/>
          <w:sz w:val="28"/>
          <w:szCs w:val="36"/>
          <w:lang w:eastAsia="en-US"/>
        </w:rPr>
      </w:pPr>
      <w:r w:rsidRPr="001C1733">
        <w:rPr>
          <w:rFonts w:ascii="Times New Roman" w:eastAsia="Cambria" w:hAnsi="Times New Roman" w:cs="Times New Roman"/>
          <w:b/>
          <w:sz w:val="28"/>
          <w:szCs w:val="36"/>
          <w:lang w:eastAsia="en-US"/>
        </w:rPr>
        <w:lastRenderedPageBreak/>
        <w:t>LIST OF FIGURES</w:t>
      </w:r>
    </w:p>
    <w:tbl>
      <w:tblPr>
        <w:tblStyle w:val="TableGrid1"/>
        <w:tblW w:w="96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3"/>
        <w:gridCol w:w="6578"/>
        <w:gridCol w:w="1244"/>
      </w:tblGrid>
      <w:tr w:rsidR="00FC10EF" w:rsidRPr="001C1733" w:rsidTr="00782E53">
        <w:trPr>
          <w:trHeight w:val="574"/>
        </w:trPr>
        <w:tc>
          <w:tcPr>
            <w:tcW w:w="1863" w:type="dxa"/>
          </w:tcPr>
          <w:p w:rsidR="00FC10EF" w:rsidRPr="001C1733" w:rsidRDefault="00FC10EF" w:rsidP="009A2EA5">
            <w:pPr>
              <w:spacing w:line="360" w:lineRule="auto"/>
              <w:jc w:val="both"/>
              <w:rPr>
                <w:rFonts w:ascii="Times New Roman" w:hAnsi="Times New Roman" w:cs="Times New Roman"/>
                <w:b/>
                <w:sz w:val="24"/>
                <w:szCs w:val="24"/>
              </w:rPr>
            </w:pPr>
            <w:r w:rsidRPr="001C1733">
              <w:rPr>
                <w:rFonts w:ascii="Times New Roman" w:hAnsi="Times New Roman" w:cs="Times New Roman"/>
                <w:b/>
                <w:sz w:val="24"/>
                <w:szCs w:val="24"/>
              </w:rPr>
              <w:t>Figures</w:t>
            </w:r>
          </w:p>
        </w:tc>
        <w:tc>
          <w:tcPr>
            <w:tcW w:w="6578" w:type="dxa"/>
          </w:tcPr>
          <w:p w:rsidR="00FC10EF" w:rsidRPr="001C1733" w:rsidRDefault="00FC10EF" w:rsidP="009A2EA5">
            <w:pPr>
              <w:spacing w:line="360" w:lineRule="auto"/>
              <w:jc w:val="center"/>
              <w:rPr>
                <w:rFonts w:ascii="Times New Roman" w:hAnsi="Times New Roman" w:cs="Times New Roman"/>
                <w:b/>
                <w:sz w:val="24"/>
                <w:szCs w:val="24"/>
              </w:rPr>
            </w:pPr>
            <w:r w:rsidRPr="001C1733">
              <w:rPr>
                <w:rFonts w:ascii="Times New Roman" w:hAnsi="Times New Roman" w:cs="Times New Roman"/>
                <w:b/>
                <w:sz w:val="24"/>
                <w:szCs w:val="24"/>
              </w:rPr>
              <w:t>Description</w:t>
            </w:r>
          </w:p>
        </w:tc>
        <w:tc>
          <w:tcPr>
            <w:tcW w:w="1244" w:type="dxa"/>
          </w:tcPr>
          <w:p w:rsidR="00FC10EF" w:rsidRPr="001C1733" w:rsidRDefault="00FC10EF" w:rsidP="009A2EA5">
            <w:pPr>
              <w:spacing w:line="360" w:lineRule="auto"/>
              <w:jc w:val="both"/>
              <w:rPr>
                <w:rFonts w:ascii="Times New Roman" w:hAnsi="Times New Roman" w:cs="Times New Roman"/>
                <w:b/>
                <w:sz w:val="24"/>
                <w:szCs w:val="24"/>
              </w:rPr>
            </w:pPr>
            <w:r w:rsidRPr="001C1733">
              <w:rPr>
                <w:rFonts w:ascii="Times New Roman" w:hAnsi="Times New Roman" w:cs="Times New Roman"/>
                <w:b/>
                <w:sz w:val="24"/>
                <w:szCs w:val="24"/>
              </w:rPr>
              <w:t xml:space="preserve">Page </w:t>
            </w:r>
          </w:p>
        </w:tc>
      </w:tr>
      <w:tr w:rsidR="00FC10EF" w:rsidRPr="001C1733" w:rsidTr="00782E53">
        <w:trPr>
          <w:trHeight w:val="574"/>
        </w:trPr>
        <w:tc>
          <w:tcPr>
            <w:tcW w:w="1863" w:type="dxa"/>
          </w:tcPr>
          <w:p w:rsidR="00FC10EF" w:rsidRDefault="00C127AE" w:rsidP="009A2EA5">
            <w:r>
              <w:rPr>
                <w:rFonts w:ascii="Times New Roman" w:hAnsi="Times New Roman" w:cs="Times New Roman"/>
                <w:sz w:val="24"/>
                <w:szCs w:val="24"/>
              </w:rPr>
              <w:t>Figure 2.5</w:t>
            </w:r>
            <w:r w:rsidR="00FC10EF" w:rsidRPr="008606A7">
              <w:rPr>
                <w:rFonts w:ascii="Times New Roman" w:hAnsi="Times New Roman" w:cs="Times New Roman"/>
                <w:sz w:val="24"/>
                <w:szCs w:val="24"/>
              </w:rPr>
              <w:t>.1</w:t>
            </w:r>
          </w:p>
        </w:tc>
        <w:tc>
          <w:tcPr>
            <w:tcW w:w="6578" w:type="dxa"/>
          </w:tcPr>
          <w:p w:rsidR="00FC10EF" w:rsidRDefault="00FC10EF" w:rsidP="009A2EA5">
            <w:r w:rsidRPr="00421B90">
              <w:rPr>
                <w:rFonts w:ascii="Times New Roman" w:hAnsi="Times New Roman" w:cs="Times New Roman"/>
                <w:sz w:val="24"/>
                <w:szCs w:val="24"/>
              </w:rPr>
              <w:t>Android System Architecture</w:t>
            </w:r>
          </w:p>
        </w:tc>
        <w:tc>
          <w:tcPr>
            <w:tcW w:w="1244" w:type="dxa"/>
          </w:tcPr>
          <w:p w:rsidR="00FC10EF" w:rsidRPr="001C1733" w:rsidRDefault="005437C0" w:rsidP="009A2EA5">
            <w:pPr>
              <w:tabs>
                <w:tab w:val="left" w:pos="772"/>
              </w:tabs>
              <w:jc w:val="both"/>
              <w:rPr>
                <w:rFonts w:ascii="Times New Roman" w:hAnsi="Times New Roman" w:cs="Times New Roman"/>
                <w:sz w:val="24"/>
                <w:szCs w:val="24"/>
              </w:rPr>
            </w:pPr>
            <w:r>
              <w:rPr>
                <w:rFonts w:ascii="Times New Roman" w:hAnsi="Times New Roman" w:cs="Times New Roman"/>
                <w:sz w:val="24"/>
                <w:szCs w:val="24"/>
              </w:rPr>
              <w:t>16</w:t>
            </w:r>
          </w:p>
        </w:tc>
      </w:tr>
      <w:tr w:rsidR="00FC10EF" w:rsidRPr="001C1733" w:rsidTr="00782E53">
        <w:trPr>
          <w:trHeight w:val="574"/>
        </w:trPr>
        <w:tc>
          <w:tcPr>
            <w:tcW w:w="1863" w:type="dxa"/>
          </w:tcPr>
          <w:p w:rsidR="00FC10EF" w:rsidRPr="001C1733" w:rsidRDefault="00FC10EF" w:rsidP="009A2EA5">
            <w:pPr>
              <w:spacing w:line="360" w:lineRule="auto"/>
              <w:jc w:val="both"/>
              <w:rPr>
                <w:rFonts w:ascii="Times New Roman" w:hAnsi="Times New Roman" w:cs="Times New Roman"/>
                <w:sz w:val="24"/>
                <w:szCs w:val="24"/>
              </w:rPr>
            </w:pPr>
            <w:r w:rsidRPr="00421B90">
              <w:rPr>
                <w:rFonts w:ascii="Times New Roman" w:hAnsi="Times New Roman" w:cs="Times New Roman"/>
                <w:sz w:val="24"/>
                <w:szCs w:val="24"/>
              </w:rPr>
              <w:t>Figure 3.1</w:t>
            </w:r>
          </w:p>
        </w:tc>
        <w:tc>
          <w:tcPr>
            <w:tcW w:w="6578" w:type="dxa"/>
          </w:tcPr>
          <w:p w:rsidR="00FC10EF" w:rsidRPr="001C1733" w:rsidRDefault="00FC10EF" w:rsidP="009A2EA5">
            <w:pPr>
              <w:spacing w:line="360" w:lineRule="auto"/>
              <w:jc w:val="both"/>
              <w:rPr>
                <w:rFonts w:ascii="Times New Roman" w:hAnsi="Times New Roman" w:cs="Times New Roman"/>
                <w:sz w:val="24"/>
                <w:szCs w:val="24"/>
              </w:rPr>
            </w:pPr>
            <w:r w:rsidRPr="001C1733">
              <w:rPr>
                <w:rFonts w:ascii="Times New Roman" w:hAnsi="Times New Roman" w:cs="Times New Roman"/>
                <w:sz w:val="24"/>
                <w:szCs w:val="24"/>
              </w:rPr>
              <w:t>The flowchart of the proposed project</w:t>
            </w:r>
          </w:p>
        </w:tc>
        <w:tc>
          <w:tcPr>
            <w:tcW w:w="1244" w:type="dxa"/>
          </w:tcPr>
          <w:p w:rsidR="00FC10EF" w:rsidRPr="001C1733" w:rsidRDefault="005437C0"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p>
        </w:tc>
      </w:tr>
      <w:tr w:rsidR="00FC10EF" w:rsidRPr="001C1733" w:rsidTr="00782E53">
        <w:trPr>
          <w:trHeight w:val="574"/>
        </w:trPr>
        <w:tc>
          <w:tcPr>
            <w:tcW w:w="1863" w:type="dxa"/>
          </w:tcPr>
          <w:p w:rsidR="00FC10EF" w:rsidRPr="001C1733" w:rsidRDefault="00FC10EF" w:rsidP="009A2EA5">
            <w:pPr>
              <w:spacing w:line="360" w:lineRule="auto"/>
              <w:jc w:val="both"/>
              <w:rPr>
                <w:rFonts w:ascii="Times New Roman" w:hAnsi="Times New Roman" w:cs="Times New Roman"/>
                <w:sz w:val="24"/>
                <w:szCs w:val="24"/>
              </w:rPr>
            </w:pPr>
            <w:r w:rsidRPr="00F972D9">
              <w:rPr>
                <w:rFonts w:ascii="Times New Roman" w:hAnsi="Times New Roman" w:cs="Times New Roman"/>
                <w:sz w:val="24"/>
                <w:szCs w:val="24"/>
              </w:rPr>
              <w:t>Figure 3.2.2.1</w:t>
            </w:r>
          </w:p>
        </w:tc>
        <w:tc>
          <w:tcPr>
            <w:tcW w:w="6578" w:type="dxa"/>
          </w:tcPr>
          <w:p w:rsidR="00FC10EF" w:rsidRPr="001C1733" w:rsidRDefault="00FC10EF" w:rsidP="009A2EA5">
            <w:pPr>
              <w:spacing w:line="360" w:lineRule="auto"/>
              <w:jc w:val="both"/>
              <w:rPr>
                <w:rFonts w:ascii="Times New Roman" w:hAnsi="Times New Roman" w:cs="Times New Roman"/>
                <w:sz w:val="24"/>
                <w:szCs w:val="24"/>
              </w:rPr>
            </w:pPr>
            <w:r w:rsidRPr="00F972D9">
              <w:rPr>
                <w:rFonts w:ascii="Times New Roman" w:hAnsi="Times New Roman" w:cs="Times New Roman"/>
                <w:sz w:val="24"/>
                <w:szCs w:val="24"/>
              </w:rPr>
              <w:t>System block diagram of the project</w:t>
            </w:r>
          </w:p>
        </w:tc>
        <w:tc>
          <w:tcPr>
            <w:tcW w:w="1244" w:type="dxa"/>
          </w:tcPr>
          <w:p w:rsidR="00FC10EF" w:rsidRPr="001C1733" w:rsidRDefault="005437C0"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22</w:t>
            </w:r>
          </w:p>
        </w:tc>
      </w:tr>
      <w:tr w:rsidR="00FC10EF" w:rsidRPr="001C1733" w:rsidTr="00782E53">
        <w:trPr>
          <w:trHeight w:val="574"/>
        </w:trPr>
        <w:tc>
          <w:tcPr>
            <w:tcW w:w="1863" w:type="dxa"/>
          </w:tcPr>
          <w:p w:rsidR="00FC10EF" w:rsidRPr="001C1733" w:rsidRDefault="00FC10EF" w:rsidP="009A2EA5">
            <w:pPr>
              <w:spacing w:line="360" w:lineRule="auto"/>
              <w:jc w:val="both"/>
              <w:rPr>
                <w:rFonts w:ascii="Times New Roman" w:hAnsi="Times New Roman" w:cs="Times New Roman"/>
                <w:sz w:val="24"/>
                <w:szCs w:val="24"/>
              </w:rPr>
            </w:pPr>
            <w:r w:rsidRPr="00F972D9">
              <w:rPr>
                <w:rFonts w:ascii="Times New Roman" w:hAnsi="Times New Roman" w:cs="Times New Roman"/>
                <w:sz w:val="24"/>
                <w:szCs w:val="24"/>
              </w:rPr>
              <w:t>Figure 3.3.1</w:t>
            </w:r>
          </w:p>
        </w:tc>
        <w:tc>
          <w:tcPr>
            <w:tcW w:w="6578" w:type="dxa"/>
          </w:tcPr>
          <w:p w:rsidR="00FC10EF" w:rsidRPr="001C1733" w:rsidRDefault="00FC10EF" w:rsidP="009A2EA5">
            <w:pPr>
              <w:spacing w:line="360" w:lineRule="auto"/>
              <w:jc w:val="both"/>
              <w:rPr>
                <w:rFonts w:ascii="Times New Roman" w:hAnsi="Times New Roman" w:cs="Times New Roman"/>
                <w:sz w:val="24"/>
                <w:szCs w:val="24"/>
              </w:rPr>
            </w:pPr>
            <w:r w:rsidRPr="00F972D9">
              <w:rPr>
                <w:rFonts w:ascii="Times New Roman" w:hAnsi="Times New Roman" w:cs="Times New Roman"/>
                <w:sz w:val="24"/>
                <w:szCs w:val="24"/>
              </w:rPr>
              <w:t>Use case diagram for the application</w:t>
            </w:r>
          </w:p>
        </w:tc>
        <w:tc>
          <w:tcPr>
            <w:tcW w:w="1244" w:type="dxa"/>
          </w:tcPr>
          <w:p w:rsidR="00FC10EF" w:rsidRPr="001C1733" w:rsidRDefault="005437C0" w:rsidP="009A2EA5">
            <w:pPr>
              <w:jc w:val="both"/>
              <w:rPr>
                <w:rFonts w:ascii="Times New Roman" w:hAnsi="Times New Roman" w:cs="Times New Roman"/>
                <w:sz w:val="24"/>
                <w:szCs w:val="24"/>
              </w:rPr>
            </w:pPr>
            <w:r>
              <w:rPr>
                <w:rFonts w:ascii="Times New Roman" w:hAnsi="Times New Roman" w:cs="Times New Roman"/>
                <w:sz w:val="24"/>
                <w:szCs w:val="24"/>
              </w:rPr>
              <w:t>23</w:t>
            </w:r>
          </w:p>
        </w:tc>
      </w:tr>
      <w:tr w:rsidR="004F2D80" w:rsidRPr="001C1733" w:rsidTr="00782E53">
        <w:trPr>
          <w:trHeight w:val="574"/>
        </w:trPr>
        <w:tc>
          <w:tcPr>
            <w:tcW w:w="1863" w:type="dxa"/>
          </w:tcPr>
          <w:p w:rsidR="004F2D80" w:rsidRPr="00F972D9" w:rsidRDefault="004F2D80" w:rsidP="004F2D80">
            <w:pPr>
              <w:spacing w:line="360" w:lineRule="auto"/>
              <w:jc w:val="both"/>
              <w:rPr>
                <w:rFonts w:ascii="Times New Roman" w:hAnsi="Times New Roman" w:cs="Times New Roman"/>
                <w:sz w:val="24"/>
                <w:szCs w:val="24"/>
              </w:rPr>
            </w:pPr>
            <w:r w:rsidRPr="004F2D80">
              <w:rPr>
                <w:rFonts w:ascii="Times New Roman" w:hAnsi="Times New Roman" w:cs="Times New Roman"/>
                <w:sz w:val="24"/>
                <w:szCs w:val="24"/>
              </w:rPr>
              <w:t xml:space="preserve">Figure 3.3.1.1 </w:t>
            </w:r>
          </w:p>
        </w:tc>
        <w:tc>
          <w:tcPr>
            <w:tcW w:w="6578" w:type="dxa"/>
          </w:tcPr>
          <w:p w:rsidR="004F2D80" w:rsidRPr="00F972D9" w:rsidRDefault="004F2D80" w:rsidP="009A2EA5">
            <w:pPr>
              <w:spacing w:line="360" w:lineRule="auto"/>
              <w:jc w:val="both"/>
              <w:rPr>
                <w:rFonts w:ascii="Times New Roman" w:hAnsi="Times New Roman" w:cs="Times New Roman"/>
                <w:sz w:val="24"/>
                <w:szCs w:val="24"/>
              </w:rPr>
            </w:pPr>
            <w:r w:rsidRPr="004F2D80">
              <w:rPr>
                <w:rFonts w:ascii="Times New Roman" w:hAnsi="Times New Roman" w:cs="Times New Roman"/>
                <w:sz w:val="24"/>
                <w:szCs w:val="24"/>
              </w:rPr>
              <w:t>Entity Relationship Diagram (ERD)</w:t>
            </w:r>
          </w:p>
        </w:tc>
        <w:tc>
          <w:tcPr>
            <w:tcW w:w="1244" w:type="dxa"/>
          </w:tcPr>
          <w:p w:rsidR="004F2D80" w:rsidRDefault="004F2D80" w:rsidP="009A2EA5">
            <w:pPr>
              <w:jc w:val="both"/>
              <w:rPr>
                <w:rFonts w:ascii="Times New Roman" w:hAnsi="Times New Roman" w:cs="Times New Roman"/>
                <w:sz w:val="24"/>
                <w:szCs w:val="24"/>
              </w:rPr>
            </w:pPr>
            <w:r>
              <w:rPr>
                <w:rFonts w:ascii="Times New Roman" w:hAnsi="Times New Roman" w:cs="Times New Roman"/>
                <w:sz w:val="24"/>
                <w:szCs w:val="24"/>
              </w:rPr>
              <w:t>24</w:t>
            </w:r>
          </w:p>
        </w:tc>
      </w:tr>
      <w:tr w:rsidR="009A2EA5" w:rsidRPr="001C1733" w:rsidTr="00782E53">
        <w:trPr>
          <w:trHeight w:val="574"/>
        </w:trPr>
        <w:tc>
          <w:tcPr>
            <w:tcW w:w="1863" w:type="dxa"/>
          </w:tcPr>
          <w:p w:rsidR="009A2EA5" w:rsidRPr="00421B90" w:rsidRDefault="009A2EA5" w:rsidP="009A2EA5">
            <w:pPr>
              <w:spacing w:line="360" w:lineRule="auto"/>
              <w:jc w:val="both"/>
              <w:rPr>
                <w:rFonts w:ascii="Times New Roman" w:hAnsi="Times New Roman" w:cs="Times New Roman"/>
                <w:sz w:val="24"/>
                <w:szCs w:val="24"/>
              </w:rPr>
            </w:pPr>
            <w:ins w:id="0" w:author="choo hong yee" w:date="2018-05-24T04:23:00Z">
              <w:r>
                <w:rPr>
                  <w:rFonts w:ascii="Times New Roman" w:hAnsi="Times New Roman" w:cs="Times New Roman"/>
                  <w:sz w:val="24"/>
                  <w:szCs w:val="24"/>
                </w:rPr>
                <w:t>Figure 3.</w:t>
              </w:r>
            </w:ins>
            <w:r w:rsidR="00BD7037">
              <w:rPr>
                <w:rFonts w:ascii="Times New Roman" w:hAnsi="Times New Roman" w:cs="Times New Roman"/>
                <w:sz w:val="24"/>
                <w:szCs w:val="24"/>
              </w:rPr>
              <w:t>4</w:t>
            </w:r>
          </w:p>
        </w:tc>
        <w:tc>
          <w:tcPr>
            <w:tcW w:w="6578" w:type="dxa"/>
          </w:tcPr>
          <w:p w:rsidR="009A2EA5" w:rsidRPr="001C1733" w:rsidRDefault="009A2EA5" w:rsidP="009A2EA5">
            <w:pPr>
              <w:spacing w:line="360" w:lineRule="auto"/>
              <w:jc w:val="both"/>
              <w:rPr>
                <w:ins w:id="1" w:author="choo hong yee" w:date="2018-05-24T04:23:00Z"/>
                <w:rFonts w:ascii="Times New Roman" w:hAnsi="Times New Roman" w:cs="Times New Roman"/>
                <w:sz w:val="24"/>
                <w:szCs w:val="24"/>
              </w:rPr>
            </w:pPr>
            <w:ins w:id="2" w:author="choo hong yee" w:date="2018-05-24T04:24:00Z">
              <w:r>
                <w:rPr>
                  <w:rFonts w:ascii="Times New Roman" w:hAnsi="Times New Roman" w:cs="Times New Roman"/>
                  <w:sz w:val="24"/>
                  <w:szCs w:val="24"/>
                </w:rPr>
                <w:t>The flowchart of the system</w:t>
              </w:r>
            </w:ins>
          </w:p>
        </w:tc>
        <w:tc>
          <w:tcPr>
            <w:tcW w:w="1244" w:type="dxa"/>
          </w:tcPr>
          <w:p w:rsidR="009A2EA5" w:rsidRDefault="009A2EA5" w:rsidP="009A2EA5">
            <w:pPr>
              <w:spacing w:line="360" w:lineRule="auto"/>
              <w:jc w:val="both"/>
              <w:rPr>
                <w:ins w:id="3" w:author="choo hong yee" w:date="2018-05-24T04:23:00Z"/>
                <w:rFonts w:ascii="Times New Roman" w:hAnsi="Times New Roman" w:cs="Times New Roman"/>
                <w:sz w:val="24"/>
                <w:szCs w:val="24"/>
              </w:rPr>
            </w:pPr>
            <w:ins w:id="4" w:author="choo hong yee" w:date="2018-05-24T04:24:00Z">
              <w:r>
                <w:rPr>
                  <w:rFonts w:ascii="Times New Roman" w:hAnsi="Times New Roman" w:cs="Times New Roman"/>
                  <w:sz w:val="24"/>
                  <w:szCs w:val="24"/>
                </w:rPr>
                <w:t>2</w:t>
              </w:r>
            </w:ins>
            <w:r>
              <w:rPr>
                <w:rFonts w:ascii="Times New Roman" w:hAnsi="Times New Roman" w:cs="Times New Roman"/>
                <w:sz w:val="24"/>
                <w:szCs w:val="24"/>
              </w:rPr>
              <w:t>5</w:t>
            </w:r>
          </w:p>
        </w:tc>
      </w:tr>
      <w:tr w:rsidR="00BD7037" w:rsidRPr="001C1733" w:rsidTr="00782E53">
        <w:trPr>
          <w:trHeight w:val="574"/>
        </w:trPr>
        <w:tc>
          <w:tcPr>
            <w:tcW w:w="1863" w:type="dxa"/>
          </w:tcPr>
          <w:p w:rsidR="00BD7037" w:rsidRDefault="00BD7037"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Figure 3.7.1.1</w:t>
            </w:r>
          </w:p>
        </w:tc>
        <w:tc>
          <w:tcPr>
            <w:tcW w:w="6578" w:type="dxa"/>
          </w:tcPr>
          <w:p w:rsidR="00BD7037" w:rsidRDefault="00BD7037" w:rsidP="009A2EA5">
            <w:pPr>
              <w:spacing w:line="360" w:lineRule="auto"/>
              <w:jc w:val="both"/>
              <w:rPr>
                <w:rFonts w:ascii="Times New Roman" w:hAnsi="Times New Roman" w:cs="Times New Roman"/>
                <w:sz w:val="24"/>
                <w:szCs w:val="24"/>
              </w:rPr>
            </w:pPr>
            <w:r w:rsidRPr="00BD7037">
              <w:rPr>
                <w:rFonts w:ascii="Times New Roman" w:hAnsi="Times New Roman" w:cs="Times New Roman"/>
                <w:sz w:val="24"/>
                <w:szCs w:val="24"/>
              </w:rPr>
              <w:t>Fuzzy Logic flowchart</w:t>
            </w:r>
          </w:p>
        </w:tc>
        <w:tc>
          <w:tcPr>
            <w:tcW w:w="1244" w:type="dxa"/>
          </w:tcPr>
          <w:p w:rsidR="00BD7037" w:rsidRDefault="00BD7037"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30</w:t>
            </w:r>
          </w:p>
        </w:tc>
      </w:tr>
      <w:tr w:rsidR="00BD7037" w:rsidRPr="001C1733" w:rsidTr="00782E53">
        <w:trPr>
          <w:trHeight w:val="574"/>
        </w:trPr>
        <w:tc>
          <w:tcPr>
            <w:tcW w:w="1863" w:type="dxa"/>
          </w:tcPr>
          <w:p w:rsidR="00BD7037" w:rsidRDefault="00BD7037"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Figure 3.7.1.2</w:t>
            </w:r>
          </w:p>
        </w:tc>
        <w:tc>
          <w:tcPr>
            <w:tcW w:w="6578" w:type="dxa"/>
          </w:tcPr>
          <w:p w:rsidR="00BD7037" w:rsidRPr="00BD7037" w:rsidRDefault="00BD7037" w:rsidP="009A2EA5">
            <w:pPr>
              <w:spacing w:line="360" w:lineRule="auto"/>
              <w:jc w:val="both"/>
              <w:rPr>
                <w:rFonts w:ascii="Times New Roman" w:hAnsi="Times New Roman" w:cs="Times New Roman"/>
                <w:sz w:val="24"/>
                <w:szCs w:val="24"/>
              </w:rPr>
            </w:pPr>
            <w:r w:rsidRPr="00BD7037">
              <w:rPr>
                <w:rFonts w:ascii="Times New Roman" w:hAnsi="Times New Roman" w:cs="Times New Roman"/>
                <w:sz w:val="24"/>
                <w:szCs w:val="24"/>
              </w:rPr>
              <w:t>The flowchart of the process</w:t>
            </w:r>
          </w:p>
        </w:tc>
        <w:tc>
          <w:tcPr>
            <w:tcW w:w="1244" w:type="dxa"/>
          </w:tcPr>
          <w:p w:rsidR="00BD7037" w:rsidRDefault="00BD7037"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31</w:t>
            </w:r>
          </w:p>
        </w:tc>
      </w:tr>
      <w:tr w:rsidR="00BD7037" w:rsidRPr="001C1733" w:rsidTr="00782E53">
        <w:trPr>
          <w:trHeight w:val="574"/>
        </w:trPr>
        <w:tc>
          <w:tcPr>
            <w:tcW w:w="1863" w:type="dxa"/>
          </w:tcPr>
          <w:p w:rsidR="00BD7037" w:rsidRDefault="00BD7037"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Pr="00BD7037">
              <w:rPr>
                <w:rFonts w:ascii="Times New Roman" w:hAnsi="Times New Roman" w:cs="Times New Roman"/>
                <w:sz w:val="24"/>
                <w:szCs w:val="24"/>
              </w:rPr>
              <w:t>3.7.3.1.1</w:t>
            </w:r>
          </w:p>
        </w:tc>
        <w:tc>
          <w:tcPr>
            <w:tcW w:w="6578" w:type="dxa"/>
          </w:tcPr>
          <w:p w:rsidR="00BD7037" w:rsidRPr="00BD7037" w:rsidRDefault="00782E53" w:rsidP="009A2EA5">
            <w:pPr>
              <w:spacing w:line="360" w:lineRule="auto"/>
              <w:jc w:val="both"/>
              <w:rPr>
                <w:rFonts w:ascii="Times New Roman" w:hAnsi="Times New Roman" w:cs="Times New Roman"/>
                <w:sz w:val="24"/>
                <w:szCs w:val="24"/>
              </w:rPr>
            </w:pPr>
            <w:r w:rsidRPr="00782E53">
              <w:rPr>
                <w:rFonts w:ascii="Times New Roman" w:hAnsi="Times New Roman" w:cs="Times New Roman"/>
                <w:sz w:val="24"/>
                <w:szCs w:val="24"/>
              </w:rPr>
              <w:t>The stations based on location</w:t>
            </w:r>
          </w:p>
        </w:tc>
        <w:tc>
          <w:tcPr>
            <w:tcW w:w="1244" w:type="dxa"/>
          </w:tcPr>
          <w:p w:rsidR="00BD7037" w:rsidRDefault="00782E53"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34</w:t>
            </w:r>
          </w:p>
        </w:tc>
      </w:tr>
      <w:tr w:rsidR="00782E53" w:rsidRPr="001C1733" w:rsidTr="00782E53">
        <w:trPr>
          <w:trHeight w:val="574"/>
        </w:trPr>
        <w:tc>
          <w:tcPr>
            <w:tcW w:w="1863" w:type="dxa"/>
          </w:tcPr>
          <w:p w:rsidR="00782E53" w:rsidRDefault="00782E53"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Figure 3.7.3.1.2</w:t>
            </w:r>
          </w:p>
        </w:tc>
        <w:tc>
          <w:tcPr>
            <w:tcW w:w="6578" w:type="dxa"/>
          </w:tcPr>
          <w:p w:rsidR="00782E53" w:rsidRPr="00782E53" w:rsidRDefault="00782E53" w:rsidP="009A2EA5">
            <w:pPr>
              <w:spacing w:line="360" w:lineRule="auto"/>
              <w:jc w:val="both"/>
              <w:rPr>
                <w:rFonts w:ascii="Times New Roman" w:hAnsi="Times New Roman" w:cs="Times New Roman"/>
                <w:sz w:val="24"/>
                <w:szCs w:val="24"/>
              </w:rPr>
            </w:pPr>
            <w:r w:rsidRPr="00782E53">
              <w:rPr>
                <w:rFonts w:ascii="Times New Roman" w:hAnsi="Times New Roman" w:cs="Times New Roman"/>
                <w:sz w:val="24"/>
                <w:szCs w:val="24"/>
              </w:rPr>
              <w:t>Membership function of location</w:t>
            </w:r>
          </w:p>
        </w:tc>
        <w:tc>
          <w:tcPr>
            <w:tcW w:w="1244" w:type="dxa"/>
          </w:tcPr>
          <w:p w:rsidR="00782E53" w:rsidRDefault="00782E53"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34</w:t>
            </w:r>
          </w:p>
        </w:tc>
      </w:tr>
      <w:tr w:rsidR="00782E53" w:rsidRPr="001C1733" w:rsidTr="00782E53">
        <w:trPr>
          <w:trHeight w:val="574"/>
        </w:trPr>
        <w:tc>
          <w:tcPr>
            <w:tcW w:w="1863" w:type="dxa"/>
          </w:tcPr>
          <w:p w:rsidR="00782E53" w:rsidRDefault="00782E53" w:rsidP="009A2EA5">
            <w:pPr>
              <w:spacing w:line="360" w:lineRule="auto"/>
              <w:jc w:val="both"/>
              <w:rPr>
                <w:rFonts w:ascii="Times New Roman" w:hAnsi="Times New Roman" w:cs="Times New Roman"/>
                <w:sz w:val="24"/>
                <w:szCs w:val="24"/>
              </w:rPr>
            </w:pPr>
            <w:r w:rsidRPr="00782E53">
              <w:rPr>
                <w:rFonts w:ascii="Times New Roman" w:hAnsi="Times New Roman" w:cs="Times New Roman"/>
                <w:sz w:val="24"/>
                <w:szCs w:val="24"/>
              </w:rPr>
              <w:t>Figure 3.7.3.1.3</w:t>
            </w:r>
          </w:p>
        </w:tc>
        <w:tc>
          <w:tcPr>
            <w:tcW w:w="6578" w:type="dxa"/>
          </w:tcPr>
          <w:p w:rsidR="00782E53" w:rsidRPr="00782E53" w:rsidRDefault="00782E53" w:rsidP="009A2EA5">
            <w:pPr>
              <w:spacing w:line="360" w:lineRule="auto"/>
              <w:jc w:val="both"/>
              <w:rPr>
                <w:rFonts w:ascii="Times New Roman" w:hAnsi="Times New Roman" w:cs="Times New Roman"/>
                <w:sz w:val="24"/>
                <w:szCs w:val="24"/>
              </w:rPr>
            </w:pPr>
            <w:r w:rsidRPr="00782E53">
              <w:rPr>
                <w:rFonts w:ascii="Times New Roman" w:hAnsi="Times New Roman" w:cs="Times New Roman"/>
                <w:sz w:val="24"/>
                <w:szCs w:val="24"/>
              </w:rPr>
              <w:t>Membership function of population</w:t>
            </w:r>
          </w:p>
        </w:tc>
        <w:tc>
          <w:tcPr>
            <w:tcW w:w="1244" w:type="dxa"/>
          </w:tcPr>
          <w:p w:rsidR="00782E53" w:rsidRDefault="00782E53"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35</w:t>
            </w:r>
          </w:p>
        </w:tc>
      </w:tr>
      <w:tr w:rsidR="00782E53" w:rsidRPr="001C1733" w:rsidTr="00782E53">
        <w:trPr>
          <w:trHeight w:val="574"/>
        </w:trPr>
        <w:tc>
          <w:tcPr>
            <w:tcW w:w="1863" w:type="dxa"/>
          </w:tcPr>
          <w:p w:rsidR="00782E53" w:rsidRPr="00782E53" w:rsidRDefault="00782E53" w:rsidP="009A2EA5">
            <w:pPr>
              <w:spacing w:line="360" w:lineRule="auto"/>
              <w:jc w:val="both"/>
              <w:rPr>
                <w:rFonts w:ascii="Times New Roman" w:hAnsi="Times New Roman" w:cs="Times New Roman"/>
                <w:sz w:val="24"/>
                <w:szCs w:val="24"/>
              </w:rPr>
            </w:pPr>
            <w:r w:rsidRPr="00782E53">
              <w:rPr>
                <w:rFonts w:ascii="Times New Roman" w:hAnsi="Times New Roman" w:cs="Times New Roman"/>
                <w:sz w:val="24"/>
                <w:szCs w:val="24"/>
              </w:rPr>
              <w:t>Figure 3.7.3.1.4</w:t>
            </w:r>
          </w:p>
        </w:tc>
        <w:tc>
          <w:tcPr>
            <w:tcW w:w="6578" w:type="dxa"/>
          </w:tcPr>
          <w:p w:rsidR="00782E53" w:rsidRPr="00782E53" w:rsidRDefault="00782E53" w:rsidP="009A2EA5">
            <w:pPr>
              <w:spacing w:line="360" w:lineRule="auto"/>
              <w:jc w:val="both"/>
              <w:rPr>
                <w:rFonts w:ascii="Times New Roman" w:hAnsi="Times New Roman" w:cs="Times New Roman"/>
                <w:sz w:val="24"/>
                <w:szCs w:val="24"/>
              </w:rPr>
            </w:pPr>
            <w:r w:rsidRPr="00782E53">
              <w:rPr>
                <w:rFonts w:ascii="Times New Roman" w:hAnsi="Times New Roman" w:cs="Times New Roman"/>
                <w:sz w:val="24"/>
                <w:szCs w:val="24"/>
              </w:rPr>
              <w:t>Membership function of time of travel</w:t>
            </w:r>
          </w:p>
        </w:tc>
        <w:tc>
          <w:tcPr>
            <w:tcW w:w="1244" w:type="dxa"/>
          </w:tcPr>
          <w:p w:rsidR="00782E53" w:rsidRDefault="00782E53"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35</w:t>
            </w:r>
          </w:p>
        </w:tc>
      </w:tr>
      <w:tr w:rsidR="00782E53" w:rsidRPr="001C1733" w:rsidTr="00782E53">
        <w:trPr>
          <w:trHeight w:val="574"/>
        </w:trPr>
        <w:tc>
          <w:tcPr>
            <w:tcW w:w="1863" w:type="dxa"/>
          </w:tcPr>
          <w:p w:rsidR="00782E53" w:rsidRPr="00782E53" w:rsidRDefault="00782E53" w:rsidP="009A2EA5">
            <w:pPr>
              <w:spacing w:line="360" w:lineRule="auto"/>
              <w:jc w:val="both"/>
              <w:rPr>
                <w:rFonts w:ascii="Times New Roman" w:hAnsi="Times New Roman" w:cs="Times New Roman"/>
                <w:sz w:val="24"/>
                <w:szCs w:val="24"/>
              </w:rPr>
            </w:pPr>
            <w:r w:rsidRPr="00782E53">
              <w:rPr>
                <w:rFonts w:ascii="Times New Roman" w:hAnsi="Times New Roman" w:cs="Times New Roman"/>
                <w:sz w:val="24"/>
                <w:szCs w:val="24"/>
              </w:rPr>
              <w:t>Figure 3.7.3.1.5</w:t>
            </w:r>
          </w:p>
        </w:tc>
        <w:tc>
          <w:tcPr>
            <w:tcW w:w="6578" w:type="dxa"/>
          </w:tcPr>
          <w:p w:rsidR="00782E53" w:rsidRPr="00782E53" w:rsidRDefault="00782E53" w:rsidP="009A2EA5">
            <w:pPr>
              <w:spacing w:line="360" w:lineRule="auto"/>
              <w:jc w:val="both"/>
              <w:rPr>
                <w:rFonts w:ascii="Times New Roman" w:hAnsi="Times New Roman" w:cs="Times New Roman"/>
                <w:sz w:val="24"/>
                <w:szCs w:val="24"/>
              </w:rPr>
            </w:pPr>
            <w:r w:rsidRPr="00782E53">
              <w:rPr>
                <w:rFonts w:ascii="Times New Roman" w:hAnsi="Times New Roman" w:cs="Times New Roman"/>
                <w:sz w:val="24"/>
                <w:szCs w:val="24"/>
              </w:rPr>
              <w:t>Membership function of temperature</w:t>
            </w:r>
          </w:p>
        </w:tc>
        <w:tc>
          <w:tcPr>
            <w:tcW w:w="1244" w:type="dxa"/>
          </w:tcPr>
          <w:p w:rsidR="00782E53" w:rsidRDefault="00782E53"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36</w:t>
            </w:r>
          </w:p>
        </w:tc>
      </w:tr>
      <w:tr w:rsidR="00782E53" w:rsidRPr="001C1733" w:rsidTr="00782E53">
        <w:trPr>
          <w:trHeight w:val="574"/>
        </w:trPr>
        <w:tc>
          <w:tcPr>
            <w:tcW w:w="1863" w:type="dxa"/>
          </w:tcPr>
          <w:p w:rsidR="00782E53" w:rsidRPr="00782E53" w:rsidRDefault="00782E53" w:rsidP="009A2EA5">
            <w:pPr>
              <w:spacing w:line="360" w:lineRule="auto"/>
              <w:jc w:val="both"/>
              <w:rPr>
                <w:rFonts w:ascii="Times New Roman" w:hAnsi="Times New Roman" w:cs="Times New Roman"/>
                <w:sz w:val="24"/>
                <w:szCs w:val="24"/>
              </w:rPr>
            </w:pPr>
            <w:r w:rsidRPr="00782E53">
              <w:rPr>
                <w:rFonts w:ascii="Times New Roman" w:hAnsi="Times New Roman" w:cs="Times New Roman"/>
                <w:sz w:val="24"/>
                <w:szCs w:val="24"/>
              </w:rPr>
              <w:t>Figure 3.7.3.2.1</w:t>
            </w:r>
          </w:p>
        </w:tc>
        <w:tc>
          <w:tcPr>
            <w:tcW w:w="6578" w:type="dxa"/>
          </w:tcPr>
          <w:p w:rsidR="00782E53" w:rsidRPr="00782E53" w:rsidRDefault="00782E53" w:rsidP="009A2EA5">
            <w:pPr>
              <w:spacing w:line="360" w:lineRule="auto"/>
              <w:jc w:val="both"/>
              <w:rPr>
                <w:rFonts w:ascii="Times New Roman" w:hAnsi="Times New Roman" w:cs="Times New Roman"/>
                <w:sz w:val="24"/>
                <w:szCs w:val="24"/>
              </w:rPr>
            </w:pPr>
            <w:r w:rsidRPr="00782E53">
              <w:rPr>
                <w:rFonts w:ascii="Times New Roman" w:hAnsi="Times New Roman" w:cs="Times New Roman"/>
                <w:sz w:val="24"/>
                <w:szCs w:val="24"/>
              </w:rPr>
              <w:t>Membership function of demand level</w:t>
            </w:r>
          </w:p>
        </w:tc>
        <w:tc>
          <w:tcPr>
            <w:tcW w:w="1244" w:type="dxa"/>
          </w:tcPr>
          <w:p w:rsidR="00782E53" w:rsidRDefault="00782E53"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36</w:t>
            </w:r>
          </w:p>
        </w:tc>
      </w:tr>
      <w:tr w:rsidR="0038225D" w:rsidRPr="001C1733" w:rsidTr="00782E53">
        <w:trPr>
          <w:trHeight w:val="574"/>
        </w:trPr>
        <w:tc>
          <w:tcPr>
            <w:tcW w:w="1863" w:type="dxa"/>
          </w:tcPr>
          <w:p w:rsidR="0038225D" w:rsidRPr="00782E53" w:rsidRDefault="0038225D" w:rsidP="009A2EA5">
            <w:pPr>
              <w:spacing w:line="360" w:lineRule="auto"/>
              <w:jc w:val="both"/>
              <w:rPr>
                <w:rFonts w:ascii="Times New Roman" w:hAnsi="Times New Roman" w:cs="Times New Roman"/>
                <w:sz w:val="24"/>
                <w:szCs w:val="24"/>
              </w:rPr>
            </w:pPr>
            <w:r w:rsidRPr="0038225D">
              <w:rPr>
                <w:rFonts w:ascii="Times New Roman" w:hAnsi="Times New Roman" w:cs="Times New Roman"/>
                <w:sz w:val="24"/>
                <w:szCs w:val="24"/>
              </w:rPr>
              <w:t>Figure 4.2.1</w:t>
            </w:r>
          </w:p>
        </w:tc>
        <w:tc>
          <w:tcPr>
            <w:tcW w:w="6578" w:type="dxa"/>
          </w:tcPr>
          <w:p w:rsidR="0038225D" w:rsidRPr="00782E53" w:rsidRDefault="0038225D" w:rsidP="009A2EA5">
            <w:pPr>
              <w:spacing w:line="360" w:lineRule="auto"/>
              <w:jc w:val="both"/>
              <w:rPr>
                <w:rFonts w:ascii="Times New Roman" w:hAnsi="Times New Roman" w:cs="Times New Roman"/>
                <w:sz w:val="24"/>
                <w:szCs w:val="24"/>
              </w:rPr>
            </w:pPr>
            <w:r w:rsidRPr="0038225D">
              <w:rPr>
                <w:rFonts w:ascii="Times New Roman" w:hAnsi="Times New Roman" w:cs="Times New Roman"/>
                <w:sz w:val="24"/>
                <w:szCs w:val="24"/>
              </w:rPr>
              <w:t>Main Screen of the application</w:t>
            </w:r>
          </w:p>
        </w:tc>
        <w:tc>
          <w:tcPr>
            <w:tcW w:w="1244" w:type="dxa"/>
          </w:tcPr>
          <w:p w:rsidR="0038225D" w:rsidRDefault="0038225D"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38</w:t>
            </w:r>
          </w:p>
        </w:tc>
      </w:tr>
      <w:tr w:rsidR="0038225D" w:rsidRPr="001C1733" w:rsidTr="00782E53">
        <w:trPr>
          <w:trHeight w:val="574"/>
        </w:trPr>
        <w:tc>
          <w:tcPr>
            <w:tcW w:w="1863" w:type="dxa"/>
          </w:tcPr>
          <w:p w:rsidR="0038225D" w:rsidRPr="0038225D" w:rsidRDefault="00CF7498" w:rsidP="009A2EA5">
            <w:pPr>
              <w:spacing w:line="360" w:lineRule="auto"/>
              <w:jc w:val="both"/>
              <w:rPr>
                <w:rFonts w:ascii="Times New Roman" w:hAnsi="Times New Roman" w:cs="Times New Roman"/>
                <w:sz w:val="24"/>
                <w:szCs w:val="24"/>
              </w:rPr>
            </w:pPr>
            <w:r w:rsidRPr="00CF7498">
              <w:rPr>
                <w:rFonts w:ascii="Times New Roman" w:hAnsi="Times New Roman" w:cs="Times New Roman"/>
                <w:sz w:val="24"/>
                <w:szCs w:val="24"/>
              </w:rPr>
              <w:t>Figure 4.3.1</w:t>
            </w:r>
          </w:p>
        </w:tc>
        <w:tc>
          <w:tcPr>
            <w:tcW w:w="6578" w:type="dxa"/>
          </w:tcPr>
          <w:p w:rsidR="0038225D" w:rsidRPr="0038225D" w:rsidRDefault="00CF7498" w:rsidP="009A2EA5">
            <w:pPr>
              <w:spacing w:line="360" w:lineRule="auto"/>
              <w:jc w:val="both"/>
              <w:rPr>
                <w:rFonts w:ascii="Times New Roman" w:hAnsi="Times New Roman" w:cs="Times New Roman"/>
                <w:sz w:val="24"/>
                <w:szCs w:val="24"/>
              </w:rPr>
            </w:pPr>
            <w:r w:rsidRPr="00CF7498">
              <w:rPr>
                <w:rFonts w:ascii="Times New Roman" w:hAnsi="Times New Roman" w:cs="Times New Roman"/>
                <w:sz w:val="24"/>
                <w:szCs w:val="24"/>
              </w:rPr>
              <w:t>Authentication of between user and database</w:t>
            </w:r>
          </w:p>
        </w:tc>
        <w:tc>
          <w:tcPr>
            <w:tcW w:w="1244" w:type="dxa"/>
          </w:tcPr>
          <w:p w:rsidR="0038225D" w:rsidRDefault="00CF7498"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39</w:t>
            </w:r>
          </w:p>
        </w:tc>
      </w:tr>
      <w:tr w:rsidR="00647B19" w:rsidRPr="001C1733" w:rsidTr="00782E53">
        <w:trPr>
          <w:trHeight w:val="574"/>
        </w:trPr>
        <w:tc>
          <w:tcPr>
            <w:tcW w:w="1863" w:type="dxa"/>
          </w:tcPr>
          <w:p w:rsidR="00647B19" w:rsidRPr="00CF7498" w:rsidRDefault="00647B19" w:rsidP="009A2EA5">
            <w:pPr>
              <w:spacing w:line="360" w:lineRule="auto"/>
              <w:jc w:val="both"/>
              <w:rPr>
                <w:rFonts w:ascii="Times New Roman" w:hAnsi="Times New Roman" w:cs="Times New Roman"/>
                <w:sz w:val="24"/>
                <w:szCs w:val="24"/>
              </w:rPr>
            </w:pPr>
            <w:r w:rsidRPr="00647B19">
              <w:rPr>
                <w:rFonts w:ascii="Times New Roman" w:hAnsi="Times New Roman" w:cs="Times New Roman"/>
                <w:sz w:val="24"/>
                <w:szCs w:val="24"/>
              </w:rPr>
              <w:t>Figure 4.4.1</w:t>
            </w:r>
          </w:p>
        </w:tc>
        <w:tc>
          <w:tcPr>
            <w:tcW w:w="6578" w:type="dxa"/>
          </w:tcPr>
          <w:p w:rsidR="00647B19" w:rsidRPr="00CF7498" w:rsidRDefault="00647B19" w:rsidP="009A2EA5">
            <w:pPr>
              <w:spacing w:line="360" w:lineRule="auto"/>
              <w:jc w:val="both"/>
              <w:rPr>
                <w:rFonts w:ascii="Times New Roman" w:hAnsi="Times New Roman" w:cs="Times New Roman"/>
                <w:sz w:val="24"/>
                <w:szCs w:val="24"/>
              </w:rPr>
            </w:pPr>
            <w:r w:rsidRPr="00647B19">
              <w:rPr>
                <w:rFonts w:ascii="Times New Roman" w:hAnsi="Times New Roman" w:cs="Times New Roman"/>
                <w:sz w:val="24"/>
                <w:szCs w:val="24"/>
              </w:rPr>
              <w:t>Home screen of the app</w:t>
            </w:r>
          </w:p>
        </w:tc>
        <w:tc>
          <w:tcPr>
            <w:tcW w:w="1244" w:type="dxa"/>
          </w:tcPr>
          <w:p w:rsidR="00647B19" w:rsidRDefault="00647B19"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40</w:t>
            </w:r>
          </w:p>
        </w:tc>
      </w:tr>
      <w:tr w:rsidR="00647B19" w:rsidRPr="001C1733" w:rsidTr="00782E53">
        <w:trPr>
          <w:trHeight w:val="574"/>
        </w:trPr>
        <w:tc>
          <w:tcPr>
            <w:tcW w:w="1863" w:type="dxa"/>
          </w:tcPr>
          <w:p w:rsidR="00647B19" w:rsidRPr="00647B19" w:rsidRDefault="00647B19" w:rsidP="009A2EA5">
            <w:pPr>
              <w:spacing w:line="360" w:lineRule="auto"/>
              <w:jc w:val="both"/>
              <w:rPr>
                <w:rFonts w:ascii="Times New Roman" w:hAnsi="Times New Roman" w:cs="Times New Roman"/>
                <w:sz w:val="24"/>
                <w:szCs w:val="24"/>
              </w:rPr>
            </w:pPr>
            <w:r w:rsidRPr="00647B19">
              <w:rPr>
                <w:rFonts w:ascii="Times New Roman" w:hAnsi="Times New Roman" w:cs="Times New Roman"/>
                <w:sz w:val="24"/>
                <w:szCs w:val="24"/>
              </w:rPr>
              <w:t>Figure 4.4.1.1</w:t>
            </w:r>
          </w:p>
        </w:tc>
        <w:tc>
          <w:tcPr>
            <w:tcW w:w="6578" w:type="dxa"/>
          </w:tcPr>
          <w:p w:rsidR="00647B19" w:rsidRPr="00647B19" w:rsidRDefault="00647B19" w:rsidP="009A2EA5">
            <w:pPr>
              <w:spacing w:line="360" w:lineRule="auto"/>
              <w:jc w:val="both"/>
              <w:rPr>
                <w:rFonts w:ascii="Times New Roman" w:hAnsi="Times New Roman" w:cs="Times New Roman"/>
                <w:sz w:val="24"/>
                <w:szCs w:val="24"/>
              </w:rPr>
            </w:pPr>
            <w:r w:rsidRPr="00647B19">
              <w:rPr>
                <w:rFonts w:ascii="Times New Roman" w:hAnsi="Times New Roman" w:cs="Times New Roman"/>
                <w:sz w:val="24"/>
                <w:szCs w:val="24"/>
              </w:rPr>
              <w:t>Start Driving screen of the app</w:t>
            </w:r>
          </w:p>
        </w:tc>
        <w:tc>
          <w:tcPr>
            <w:tcW w:w="1244" w:type="dxa"/>
          </w:tcPr>
          <w:p w:rsidR="00647B19" w:rsidRDefault="00647B19"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41</w:t>
            </w:r>
          </w:p>
        </w:tc>
      </w:tr>
      <w:tr w:rsidR="00647B19" w:rsidRPr="001C1733" w:rsidTr="00782E53">
        <w:trPr>
          <w:trHeight w:val="574"/>
        </w:trPr>
        <w:tc>
          <w:tcPr>
            <w:tcW w:w="1863" w:type="dxa"/>
          </w:tcPr>
          <w:p w:rsidR="00647B19" w:rsidRPr="00647B19" w:rsidRDefault="00647B19"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Figure 4.4.2</w:t>
            </w:r>
            <w:r w:rsidRPr="00647B19">
              <w:rPr>
                <w:rFonts w:ascii="Times New Roman" w:hAnsi="Times New Roman" w:cs="Times New Roman"/>
                <w:sz w:val="24"/>
                <w:szCs w:val="24"/>
              </w:rPr>
              <w:t>.1</w:t>
            </w:r>
          </w:p>
        </w:tc>
        <w:tc>
          <w:tcPr>
            <w:tcW w:w="6578" w:type="dxa"/>
          </w:tcPr>
          <w:p w:rsidR="00647B19" w:rsidRPr="00647B19" w:rsidRDefault="00647B19" w:rsidP="009A2EA5">
            <w:pPr>
              <w:spacing w:line="360" w:lineRule="auto"/>
              <w:jc w:val="both"/>
              <w:rPr>
                <w:rFonts w:ascii="Times New Roman" w:hAnsi="Times New Roman" w:cs="Times New Roman"/>
                <w:sz w:val="24"/>
                <w:szCs w:val="24"/>
              </w:rPr>
            </w:pPr>
            <w:r w:rsidRPr="00647B19">
              <w:rPr>
                <w:rFonts w:ascii="Times New Roman" w:hAnsi="Times New Roman" w:cs="Times New Roman"/>
                <w:sz w:val="24"/>
                <w:szCs w:val="24"/>
              </w:rPr>
              <w:t>Book a ride screen of the app</w:t>
            </w:r>
          </w:p>
        </w:tc>
        <w:tc>
          <w:tcPr>
            <w:tcW w:w="1244" w:type="dxa"/>
          </w:tcPr>
          <w:p w:rsidR="00647B19" w:rsidRDefault="00647B19"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43</w:t>
            </w:r>
          </w:p>
        </w:tc>
      </w:tr>
      <w:tr w:rsidR="00647B19" w:rsidRPr="001C1733" w:rsidTr="00782E53">
        <w:trPr>
          <w:trHeight w:val="574"/>
        </w:trPr>
        <w:tc>
          <w:tcPr>
            <w:tcW w:w="1863" w:type="dxa"/>
          </w:tcPr>
          <w:p w:rsidR="00647B19" w:rsidRDefault="00647B19" w:rsidP="009A2EA5">
            <w:pPr>
              <w:spacing w:line="360" w:lineRule="auto"/>
              <w:jc w:val="both"/>
              <w:rPr>
                <w:rFonts w:ascii="Times New Roman" w:hAnsi="Times New Roman" w:cs="Times New Roman"/>
                <w:sz w:val="24"/>
                <w:szCs w:val="24"/>
              </w:rPr>
            </w:pPr>
            <w:r w:rsidRPr="00647B19">
              <w:rPr>
                <w:rFonts w:ascii="Times New Roman" w:hAnsi="Times New Roman" w:cs="Times New Roman"/>
                <w:sz w:val="24"/>
                <w:szCs w:val="24"/>
              </w:rPr>
              <w:t>Figure 4.4.3.1</w:t>
            </w:r>
          </w:p>
        </w:tc>
        <w:tc>
          <w:tcPr>
            <w:tcW w:w="6578" w:type="dxa"/>
          </w:tcPr>
          <w:p w:rsidR="00647B19" w:rsidRPr="00647B19" w:rsidRDefault="00647B19" w:rsidP="009A2EA5">
            <w:pPr>
              <w:spacing w:line="360" w:lineRule="auto"/>
              <w:jc w:val="both"/>
              <w:rPr>
                <w:rFonts w:ascii="Times New Roman" w:hAnsi="Times New Roman" w:cs="Times New Roman"/>
                <w:sz w:val="24"/>
                <w:szCs w:val="24"/>
              </w:rPr>
            </w:pPr>
            <w:r w:rsidRPr="00647B19">
              <w:rPr>
                <w:rFonts w:ascii="Times New Roman" w:hAnsi="Times New Roman" w:cs="Times New Roman"/>
                <w:sz w:val="24"/>
                <w:szCs w:val="24"/>
              </w:rPr>
              <w:t>Manage booking screen of the app</w:t>
            </w:r>
          </w:p>
        </w:tc>
        <w:tc>
          <w:tcPr>
            <w:tcW w:w="1244" w:type="dxa"/>
          </w:tcPr>
          <w:p w:rsidR="00647B19" w:rsidRDefault="00647B19"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44</w:t>
            </w:r>
          </w:p>
        </w:tc>
      </w:tr>
      <w:tr w:rsidR="004B12B6" w:rsidRPr="001C1733" w:rsidTr="002B1ADB">
        <w:trPr>
          <w:trHeight w:val="630"/>
        </w:trPr>
        <w:tc>
          <w:tcPr>
            <w:tcW w:w="1863" w:type="dxa"/>
          </w:tcPr>
          <w:p w:rsidR="004B12B6" w:rsidRPr="00647B19" w:rsidRDefault="004B12B6" w:rsidP="009A2EA5">
            <w:pPr>
              <w:spacing w:line="360" w:lineRule="auto"/>
              <w:jc w:val="both"/>
              <w:rPr>
                <w:rFonts w:ascii="Times New Roman" w:hAnsi="Times New Roman" w:cs="Times New Roman"/>
                <w:sz w:val="24"/>
                <w:szCs w:val="24"/>
              </w:rPr>
            </w:pPr>
            <w:r w:rsidRPr="004B12B6">
              <w:rPr>
                <w:rFonts w:ascii="Times New Roman" w:hAnsi="Times New Roman" w:cs="Times New Roman"/>
                <w:sz w:val="24"/>
                <w:szCs w:val="24"/>
              </w:rPr>
              <w:lastRenderedPageBreak/>
              <w:t>Figure 4.4.4.1</w:t>
            </w:r>
          </w:p>
        </w:tc>
        <w:tc>
          <w:tcPr>
            <w:tcW w:w="6578" w:type="dxa"/>
          </w:tcPr>
          <w:p w:rsidR="004B12B6" w:rsidRPr="00647B19" w:rsidRDefault="004B12B6" w:rsidP="009A2EA5">
            <w:pPr>
              <w:spacing w:line="360" w:lineRule="auto"/>
              <w:jc w:val="both"/>
              <w:rPr>
                <w:rFonts w:ascii="Times New Roman" w:hAnsi="Times New Roman" w:cs="Times New Roman"/>
                <w:sz w:val="24"/>
                <w:szCs w:val="24"/>
              </w:rPr>
            </w:pPr>
            <w:r w:rsidRPr="004B12B6">
              <w:rPr>
                <w:rFonts w:ascii="Times New Roman" w:hAnsi="Times New Roman" w:cs="Times New Roman"/>
                <w:sz w:val="24"/>
                <w:szCs w:val="24"/>
              </w:rPr>
              <w:t>Driving info screen of the app</w:t>
            </w:r>
          </w:p>
        </w:tc>
        <w:tc>
          <w:tcPr>
            <w:tcW w:w="1244" w:type="dxa"/>
          </w:tcPr>
          <w:p w:rsidR="004B12B6" w:rsidRDefault="004B12B6"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45</w:t>
            </w:r>
          </w:p>
        </w:tc>
      </w:tr>
      <w:tr w:rsidR="002B1ADB" w:rsidRPr="001C1733" w:rsidTr="002B1ADB">
        <w:trPr>
          <w:trHeight w:val="630"/>
        </w:trPr>
        <w:tc>
          <w:tcPr>
            <w:tcW w:w="1863" w:type="dxa"/>
          </w:tcPr>
          <w:p w:rsidR="002B1ADB" w:rsidRPr="004B12B6" w:rsidRDefault="002B1ADB" w:rsidP="009A2EA5">
            <w:pPr>
              <w:spacing w:line="360" w:lineRule="auto"/>
              <w:jc w:val="both"/>
              <w:rPr>
                <w:rFonts w:ascii="Times New Roman" w:hAnsi="Times New Roman" w:cs="Times New Roman"/>
                <w:sz w:val="24"/>
                <w:szCs w:val="24"/>
              </w:rPr>
            </w:pPr>
            <w:r w:rsidRPr="002B1ADB">
              <w:rPr>
                <w:rFonts w:ascii="Times New Roman" w:hAnsi="Times New Roman" w:cs="Times New Roman"/>
                <w:sz w:val="24"/>
                <w:szCs w:val="24"/>
              </w:rPr>
              <w:t>Figure 4.5.1.1</w:t>
            </w:r>
          </w:p>
        </w:tc>
        <w:tc>
          <w:tcPr>
            <w:tcW w:w="6578" w:type="dxa"/>
          </w:tcPr>
          <w:p w:rsidR="002B1ADB" w:rsidRPr="004B12B6" w:rsidRDefault="002B1ADB" w:rsidP="009A2EA5">
            <w:pPr>
              <w:spacing w:line="360" w:lineRule="auto"/>
              <w:jc w:val="both"/>
              <w:rPr>
                <w:rFonts w:ascii="Times New Roman" w:hAnsi="Times New Roman" w:cs="Times New Roman"/>
                <w:sz w:val="24"/>
                <w:szCs w:val="24"/>
              </w:rPr>
            </w:pPr>
            <w:proofErr w:type="spellStart"/>
            <w:r w:rsidRPr="002B1ADB">
              <w:rPr>
                <w:rFonts w:ascii="Times New Roman" w:hAnsi="Times New Roman" w:cs="Times New Roman"/>
                <w:sz w:val="24"/>
                <w:szCs w:val="24"/>
              </w:rPr>
              <w:t>Defuzzified</w:t>
            </w:r>
            <w:proofErr w:type="spellEnd"/>
            <w:r w:rsidRPr="002B1ADB">
              <w:rPr>
                <w:rFonts w:ascii="Times New Roman" w:hAnsi="Times New Roman" w:cs="Times New Roman"/>
                <w:sz w:val="24"/>
                <w:szCs w:val="24"/>
              </w:rPr>
              <w:t xml:space="preserve"> result of the output</w:t>
            </w:r>
          </w:p>
        </w:tc>
        <w:tc>
          <w:tcPr>
            <w:tcW w:w="1244" w:type="dxa"/>
          </w:tcPr>
          <w:p w:rsidR="002B1ADB" w:rsidRDefault="002B1ADB"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46</w:t>
            </w:r>
          </w:p>
        </w:tc>
      </w:tr>
      <w:tr w:rsidR="002B1ADB" w:rsidRPr="001C1733" w:rsidTr="002B1ADB">
        <w:trPr>
          <w:trHeight w:val="630"/>
        </w:trPr>
        <w:tc>
          <w:tcPr>
            <w:tcW w:w="1863" w:type="dxa"/>
          </w:tcPr>
          <w:p w:rsidR="002B1ADB" w:rsidRPr="002B1ADB" w:rsidRDefault="002B1ADB" w:rsidP="009A2EA5">
            <w:pPr>
              <w:spacing w:line="360" w:lineRule="auto"/>
              <w:jc w:val="both"/>
              <w:rPr>
                <w:rFonts w:ascii="Times New Roman" w:hAnsi="Times New Roman" w:cs="Times New Roman"/>
                <w:sz w:val="24"/>
                <w:szCs w:val="24"/>
              </w:rPr>
            </w:pPr>
            <w:r w:rsidRPr="002B1ADB">
              <w:rPr>
                <w:rFonts w:ascii="Times New Roman" w:hAnsi="Times New Roman" w:cs="Times New Roman"/>
                <w:sz w:val="24"/>
                <w:szCs w:val="24"/>
              </w:rPr>
              <w:t>Figure 4.5.2.1</w:t>
            </w:r>
          </w:p>
        </w:tc>
        <w:tc>
          <w:tcPr>
            <w:tcW w:w="6578" w:type="dxa"/>
          </w:tcPr>
          <w:p w:rsidR="002B1ADB" w:rsidRPr="002B1ADB" w:rsidRDefault="002B1ADB" w:rsidP="009A2EA5">
            <w:pPr>
              <w:spacing w:line="360" w:lineRule="auto"/>
              <w:jc w:val="both"/>
              <w:rPr>
                <w:rFonts w:ascii="Times New Roman" w:hAnsi="Times New Roman" w:cs="Times New Roman"/>
                <w:sz w:val="24"/>
                <w:szCs w:val="24"/>
              </w:rPr>
            </w:pPr>
            <w:proofErr w:type="spellStart"/>
            <w:r w:rsidRPr="002B1ADB">
              <w:rPr>
                <w:rFonts w:ascii="Times New Roman" w:hAnsi="Times New Roman" w:cs="Times New Roman"/>
                <w:sz w:val="24"/>
                <w:szCs w:val="24"/>
              </w:rPr>
              <w:t>Defuzzified</w:t>
            </w:r>
            <w:proofErr w:type="spellEnd"/>
            <w:r w:rsidRPr="002B1ADB">
              <w:rPr>
                <w:rFonts w:ascii="Times New Roman" w:hAnsi="Times New Roman" w:cs="Times New Roman"/>
                <w:sz w:val="24"/>
                <w:szCs w:val="24"/>
              </w:rPr>
              <w:t xml:space="preserve"> result of the output</w:t>
            </w:r>
            <w:r>
              <w:rPr>
                <w:rFonts w:ascii="Times New Roman" w:hAnsi="Times New Roman" w:cs="Times New Roman"/>
                <w:sz w:val="24"/>
                <w:szCs w:val="24"/>
              </w:rPr>
              <w:t xml:space="preserve"> after loops</w:t>
            </w:r>
          </w:p>
        </w:tc>
        <w:tc>
          <w:tcPr>
            <w:tcW w:w="1244" w:type="dxa"/>
          </w:tcPr>
          <w:p w:rsidR="002B1ADB" w:rsidRDefault="002B1ADB"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47</w:t>
            </w:r>
          </w:p>
        </w:tc>
      </w:tr>
      <w:tr w:rsidR="004B12B6" w:rsidRPr="001C1733" w:rsidTr="00782E53">
        <w:trPr>
          <w:trHeight w:val="574"/>
        </w:trPr>
        <w:tc>
          <w:tcPr>
            <w:tcW w:w="1863" w:type="dxa"/>
          </w:tcPr>
          <w:p w:rsidR="004B12B6" w:rsidRPr="004B12B6" w:rsidRDefault="004B12B6" w:rsidP="009A2EA5">
            <w:pPr>
              <w:spacing w:line="360" w:lineRule="auto"/>
              <w:jc w:val="both"/>
              <w:rPr>
                <w:rFonts w:ascii="Times New Roman" w:hAnsi="Times New Roman" w:cs="Times New Roman"/>
                <w:sz w:val="24"/>
                <w:szCs w:val="24"/>
              </w:rPr>
            </w:pPr>
          </w:p>
        </w:tc>
        <w:tc>
          <w:tcPr>
            <w:tcW w:w="6578" w:type="dxa"/>
          </w:tcPr>
          <w:p w:rsidR="004B12B6" w:rsidRPr="004B12B6" w:rsidRDefault="004B12B6" w:rsidP="009A2EA5">
            <w:pPr>
              <w:spacing w:line="360" w:lineRule="auto"/>
              <w:jc w:val="both"/>
              <w:rPr>
                <w:rFonts w:ascii="Times New Roman" w:hAnsi="Times New Roman" w:cs="Times New Roman"/>
                <w:sz w:val="24"/>
                <w:szCs w:val="24"/>
              </w:rPr>
            </w:pPr>
          </w:p>
        </w:tc>
        <w:tc>
          <w:tcPr>
            <w:tcW w:w="1244" w:type="dxa"/>
          </w:tcPr>
          <w:p w:rsidR="004B12B6" w:rsidRDefault="004B12B6" w:rsidP="009A2EA5">
            <w:pPr>
              <w:spacing w:line="360" w:lineRule="auto"/>
              <w:jc w:val="both"/>
              <w:rPr>
                <w:rFonts w:ascii="Times New Roman" w:hAnsi="Times New Roman" w:cs="Times New Roman"/>
                <w:sz w:val="24"/>
                <w:szCs w:val="24"/>
              </w:rPr>
            </w:pPr>
          </w:p>
        </w:tc>
      </w:tr>
      <w:tr w:rsidR="004B12B6" w:rsidRPr="001C1733" w:rsidTr="00782E53">
        <w:trPr>
          <w:trHeight w:val="574"/>
        </w:trPr>
        <w:tc>
          <w:tcPr>
            <w:tcW w:w="1863" w:type="dxa"/>
          </w:tcPr>
          <w:p w:rsidR="004B12B6" w:rsidRPr="004B12B6" w:rsidRDefault="004B12B6" w:rsidP="009A2EA5">
            <w:pPr>
              <w:spacing w:line="360" w:lineRule="auto"/>
              <w:jc w:val="both"/>
              <w:rPr>
                <w:rFonts w:ascii="Times New Roman" w:hAnsi="Times New Roman" w:cs="Times New Roman"/>
                <w:sz w:val="24"/>
                <w:szCs w:val="24"/>
              </w:rPr>
            </w:pPr>
          </w:p>
        </w:tc>
        <w:tc>
          <w:tcPr>
            <w:tcW w:w="6578" w:type="dxa"/>
          </w:tcPr>
          <w:p w:rsidR="004B12B6" w:rsidRPr="004B12B6" w:rsidRDefault="004B12B6" w:rsidP="009A2EA5">
            <w:pPr>
              <w:spacing w:line="360" w:lineRule="auto"/>
              <w:jc w:val="both"/>
              <w:rPr>
                <w:rFonts w:ascii="Times New Roman" w:hAnsi="Times New Roman" w:cs="Times New Roman"/>
                <w:sz w:val="24"/>
                <w:szCs w:val="24"/>
              </w:rPr>
            </w:pPr>
          </w:p>
        </w:tc>
        <w:tc>
          <w:tcPr>
            <w:tcW w:w="1244" w:type="dxa"/>
          </w:tcPr>
          <w:p w:rsidR="004B12B6" w:rsidRDefault="004B12B6" w:rsidP="009A2EA5">
            <w:pPr>
              <w:spacing w:line="360" w:lineRule="auto"/>
              <w:jc w:val="both"/>
              <w:rPr>
                <w:rFonts w:ascii="Times New Roman" w:hAnsi="Times New Roman" w:cs="Times New Roman"/>
                <w:sz w:val="24"/>
                <w:szCs w:val="24"/>
              </w:rPr>
            </w:pPr>
          </w:p>
        </w:tc>
      </w:tr>
      <w:tr w:rsidR="004B12B6" w:rsidRPr="001C1733" w:rsidTr="00782E53">
        <w:trPr>
          <w:trHeight w:val="574"/>
        </w:trPr>
        <w:tc>
          <w:tcPr>
            <w:tcW w:w="1863" w:type="dxa"/>
          </w:tcPr>
          <w:p w:rsidR="004B12B6" w:rsidRPr="004B12B6" w:rsidRDefault="004B12B6" w:rsidP="009A2EA5">
            <w:pPr>
              <w:spacing w:line="360" w:lineRule="auto"/>
              <w:jc w:val="both"/>
              <w:rPr>
                <w:rFonts w:ascii="Times New Roman" w:hAnsi="Times New Roman" w:cs="Times New Roman"/>
                <w:sz w:val="24"/>
                <w:szCs w:val="24"/>
              </w:rPr>
            </w:pPr>
          </w:p>
        </w:tc>
        <w:tc>
          <w:tcPr>
            <w:tcW w:w="6578" w:type="dxa"/>
          </w:tcPr>
          <w:p w:rsidR="004B12B6" w:rsidRPr="004B12B6" w:rsidRDefault="004B12B6" w:rsidP="009A2EA5">
            <w:pPr>
              <w:spacing w:line="360" w:lineRule="auto"/>
              <w:jc w:val="both"/>
              <w:rPr>
                <w:rFonts w:ascii="Times New Roman" w:hAnsi="Times New Roman" w:cs="Times New Roman"/>
                <w:sz w:val="24"/>
                <w:szCs w:val="24"/>
              </w:rPr>
            </w:pPr>
          </w:p>
        </w:tc>
        <w:tc>
          <w:tcPr>
            <w:tcW w:w="1244" w:type="dxa"/>
          </w:tcPr>
          <w:p w:rsidR="004B12B6" w:rsidRDefault="004B12B6" w:rsidP="009A2EA5">
            <w:pPr>
              <w:spacing w:line="360" w:lineRule="auto"/>
              <w:jc w:val="both"/>
              <w:rPr>
                <w:rFonts w:ascii="Times New Roman" w:hAnsi="Times New Roman" w:cs="Times New Roman"/>
                <w:sz w:val="24"/>
                <w:szCs w:val="24"/>
              </w:rPr>
            </w:pPr>
          </w:p>
        </w:tc>
      </w:tr>
      <w:tr w:rsidR="004B12B6" w:rsidRPr="001C1733" w:rsidTr="00782E53">
        <w:trPr>
          <w:trHeight w:val="574"/>
        </w:trPr>
        <w:tc>
          <w:tcPr>
            <w:tcW w:w="1863" w:type="dxa"/>
          </w:tcPr>
          <w:p w:rsidR="004B12B6" w:rsidRPr="004B12B6" w:rsidRDefault="004B12B6" w:rsidP="009A2EA5">
            <w:pPr>
              <w:spacing w:line="360" w:lineRule="auto"/>
              <w:jc w:val="both"/>
              <w:rPr>
                <w:rFonts w:ascii="Times New Roman" w:hAnsi="Times New Roman" w:cs="Times New Roman"/>
                <w:sz w:val="24"/>
                <w:szCs w:val="24"/>
              </w:rPr>
            </w:pPr>
          </w:p>
        </w:tc>
        <w:tc>
          <w:tcPr>
            <w:tcW w:w="6578" w:type="dxa"/>
          </w:tcPr>
          <w:p w:rsidR="004B12B6" w:rsidRPr="004B12B6" w:rsidRDefault="004B12B6" w:rsidP="009A2EA5">
            <w:pPr>
              <w:spacing w:line="360" w:lineRule="auto"/>
              <w:jc w:val="both"/>
              <w:rPr>
                <w:rFonts w:ascii="Times New Roman" w:hAnsi="Times New Roman" w:cs="Times New Roman"/>
                <w:sz w:val="24"/>
                <w:szCs w:val="24"/>
              </w:rPr>
            </w:pPr>
          </w:p>
        </w:tc>
        <w:tc>
          <w:tcPr>
            <w:tcW w:w="1244" w:type="dxa"/>
          </w:tcPr>
          <w:p w:rsidR="004B12B6" w:rsidRDefault="004B12B6" w:rsidP="009A2EA5">
            <w:pPr>
              <w:spacing w:line="360" w:lineRule="auto"/>
              <w:jc w:val="both"/>
              <w:rPr>
                <w:rFonts w:ascii="Times New Roman" w:hAnsi="Times New Roman" w:cs="Times New Roman"/>
                <w:sz w:val="24"/>
                <w:szCs w:val="24"/>
              </w:rPr>
            </w:pPr>
          </w:p>
        </w:tc>
      </w:tr>
      <w:tr w:rsidR="004B12B6" w:rsidRPr="001C1733" w:rsidTr="00782E53">
        <w:trPr>
          <w:trHeight w:val="574"/>
        </w:trPr>
        <w:tc>
          <w:tcPr>
            <w:tcW w:w="1863" w:type="dxa"/>
          </w:tcPr>
          <w:p w:rsidR="004B12B6" w:rsidRPr="004B12B6" w:rsidRDefault="004B12B6" w:rsidP="009A2EA5">
            <w:pPr>
              <w:spacing w:line="360" w:lineRule="auto"/>
              <w:jc w:val="both"/>
              <w:rPr>
                <w:rFonts w:ascii="Times New Roman" w:hAnsi="Times New Roman" w:cs="Times New Roman"/>
                <w:sz w:val="24"/>
                <w:szCs w:val="24"/>
              </w:rPr>
            </w:pPr>
          </w:p>
        </w:tc>
        <w:tc>
          <w:tcPr>
            <w:tcW w:w="6578" w:type="dxa"/>
          </w:tcPr>
          <w:p w:rsidR="004B12B6" w:rsidRPr="004B12B6" w:rsidRDefault="004B12B6" w:rsidP="009A2EA5">
            <w:pPr>
              <w:spacing w:line="360" w:lineRule="auto"/>
              <w:jc w:val="both"/>
              <w:rPr>
                <w:rFonts w:ascii="Times New Roman" w:hAnsi="Times New Roman" w:cs="Times New Roman"/>
                <w:sz w:val="24"/>
                <w:szCs w:val="24"/>
              </w:rPr>
            </w:pPr>
          </w:p>
        </w:tc>
        <w:tc>
          <w:tcPr>
            <w:tcW w:w="1244" w:type="dxa"/>
          </w:tcPr>
          <w:p w:rsidR="004B12B6" w:rsidRDefault="004B12B6" w:rsidP="009A2EA5">
            <w:pPr>
              <w:spacing w:line="360" w:lineRule="auto"/>
              <w:jc w:val="both"/>
              <w:rPr>
                <w:rFonts w:ascii="Times New Roman" w:hAnsi="Times New Roman" w:cs="Times New Roman"/>
                <w:sz w:val="24"/>
                <w:szCs w:val="24"/>
              </w:rPr>
            </w:pPr>
          </w:p>
        </w:tc>
      </w:tr>
      <w:tr w:rsidR="004B12B6" w:rsidRPr="001C1733" w:rsidTr="00782E53">
        <w:trPr>
          <w:trHeight w:val="574"/>
        </w:trPr>
        <w:tc>
          <w:tcPr>
            <w:tcW w:w="1863" w:type="dxa"/>
          </w:tcPr>
          <w:p w:rsidR="004B12B6" w:rsidRPr="004B12B6" w:rsidRDefault="004B12B6" w:rsidP="009A2EA5">
            <w:pPr>
              <w:spacing w:line="360" w:lineRule="auto"/>
              <w:jc w:val="both"/>
              <w:rPr>
                <w:rFonts w:ascii="Times New Roman" w:hAnsi="Times New Roman" w:cs="Times New Roman"/>
                <w:sz w:val="24"/>
                <w:szCs w:val="24"/>
              </w:rPr>
            </w:pPr>
          </w:p>
        </w:tc>
        <w:tc>
          <w:tcPr>
            <w:tcW w:w="6578" w:type="dxa"/>
          </w:tcPr>
          <w:p w:rsidR="004B12B6" w:rsidRPr="004B12B6" w:rsidRDefault="004B12B6" w:rsidP="009A2EA5">
            <w:pPr>
              <w:spacing w:line="360" w:lineRule="auto"/>
              <w:jc w:val="both"/>
              <w:rPr>
                <w:rFonts w:ascii="Times New Roman" w:hAnsi="Times New Roman" w:cs="Times New Roman"/>
                <w:sz w:val="24"/>
                <w:szCs w:val="24"/>
              </w:rPr>
            </w:pPr>
          </w:p>
        </w:tc>
        <w:tc>
          <w:tcPr>
            <w:tcW w:w="1244" w:type="dxa"/>
          </w:tcPr>
          <w:p w:rsidR="004B12B6" w:rsidRDefault="004B12B6" w:rsidP="009A2EA5">
            <w:pPr>
              <w:spacing w:line="360" w:lineRule="auto"/>
              <w:jc w:val="both"/>
              <w:rPr>
                <w:rFonts w:ascii="Times New Roman" w:hAnsi="Times New Roman" w:cs="Times New Roman"/>
                <w:sz w:val="24"/>
                <w:szCs w:val="24"/>
              </w:rPr>
            </w:pPr>
          </w:p>
        </w:tc>
      </w:tr>
      <w:tr w:rsidR="004B12B6" w:rsidRPr="001C1733" w:rsidTr="00782E53">
        <w:trPr>
          <w:trHeight w:val="574"/>
        </w:trPr>
        <w:tc>
          <w:tcPr>
            <w:tcW w:w="1863" w:type="dxa"/>
          </w:tcPr>
          <w:p w:rsidR="004B12B6" w:rsidRPr="004B12B6" w:rsidRDefault="004B12B6" w:rsidP="009A2EA5">
            <w:pPr>
              <w:spacing w:line="360" w:lineRule="auto"/>
              <w:jc w:val="both"/>
              <w:rPr>
                <w:rFonts w:ascii="Times New Roman" w:hAnsi="Times New Roman" w:cs="Times New Roman"/>
                <w:sz w:val="24"/>
                <w:szCs w:val="24"/>
              </w:rPr>
            </w:pPr>
          </w:p>
        </w:tc>
        <w:tc>
          <w:tcPr>
            <w:tcW w:w="6578" w:type="dxa"/>
          </w:tcPr>
          <w:p w:rsidR="004B12B6" w:rsidRPr="004B12B6" w:rsidRDefault="004B12B6" w:rsidP="009A2EA5">
            <w:pPr>
              <w:spacing w:line="360" w:lineRule="auto"/>
              <w:jc w:val="both"/>
              <w:rPr>
                <w:rFonts w:ascii="Times New Roman" w:hAnsi="Times New Roman" w:cs="Times New Roman"/>
                <w:sz w:val="24"/>
                <w:szCs w:val="24"/>
              </w:rPr>
            </w:pPr>
          </w:p>
        </w:tc>
        <w:tc>
          <w:tcPr>
            <w:tcW w:w="1244" w:type="dxa"/>
          </w:tcPr>
          <w:p w:rsidR="004B12B6" w:rsidRDefault="004B12B6" w:rsidP="009A2EA5">
            <w:pPr>
              <w:spacing w:line="360" w:lineRule="auto"/>
              <w:jc w:val="both"/>
              <w:rPr>
                <w:rFonts w:ascii="Times New Roman" w:hAnsi="Times New Roman" w:cs="Times New Roman"/>
                <w:sz w:val="24"/>
                <w:szCs w:val="24"/>
              </w:rPr>
            </w:pPr>
          </w:p>
        </w:tc>
      </w:tr>
      <w:tr w:rsidR="004B12B6" w:rsidRPr="001C1733" w:rsidTr="00782E53">
        <w:trPr>
          <w:trHeight w:val="574"/>
        </w:trPr>
        <w:tc>
          <w:tcPr>
            <w:tcW w:w="1863" w:type="dxa"/>
          </w:tcPr>
          <w:p w:rsidR="004B12B6" w:rsidRPr="004B12B6" w:rsidRDefault="004B12B6" w:rsidP="009A2EA5">
            <w:pPr>
              <w:spacing w:line="360" w:lineRule="auto"/>
              <w:jc w:val="both"/>
              <w:rPr>
                <w:rFonts w:ascii="Times New Roman" w:hAnsi="Times New Roman" w:cs="Times New Roman"/>
                <w:sz w:val="24"/>
                <w:szCs w:val="24"/>
              </w:rPr>
            </w:pPr>
          </w:p>
        </w:tc>
        <w:tc>
          <w:tcPr>
            <w:tcW w:w="6578" w:type="dxa"/>
          </w:tcPr>
          <w:p w:rsidR="004B12B6" w:rsidRPr="004B12B6" w:rsidRDefault="004B12B6" w:rsidP="009A2EA5">
            <w:pPr>
              <w:spacing w:line="360" w:lineRule="auto"/>
              <w:jc w:val="both"/>
              <w:rPr>
                <w:rFonts w:ascii="Times New Roman" w:hAnsi="Times New Roman" w:cs="Times New Roman"/>
                <w:sz w:val="24"/>
                <w:szCs w:val="24"/>
              </w:rPr>
            </w:pPr>
          </w:p>
        </w:tc>
        <w:tc>
          <w:tcPr>
            <w:tcW w:w="1244" w:type="dxa"/>
          </w:tcPr>
          <w:p w:rsidR="004B12B6" w:rsidRDefault="004B12B6" w:rsidP="009A2EA5">
            <w:pPr>
              <w:spacing w:line="360" w:lineRule="auto"/>
              <w:jc w:val="both"/>
              <w:rPr>
                <w:rFonts w:ascii="Times New Roman" w:hAnsi="Times New Roman" w:cs="Times New Roman"/>
                <w:sz w:val="24"/>
                <w:szCs w:val="24"/>
              </w:rPr>
            </w:pPr>
          </w:p>
        </w:tc>
      </w:tr>
    </w:tbl>
    <w:p w:rsidR="00F972D9" w:rsidRDefault="00F972D9" w:rsidP="00874085">
      <w:pPr>
        <w:jc w:val="center"/>
        <w:rPr>
          <w:rFonts w:ascii="Times New Roman" w:eastAsia="Cambria" w:hAnsi="Times New Roman" w:cs="Times New Roman"/>
          <w:b/>
          <w:sz w:val="28"/>
          <w:szCs w:val="36"/>
          <w:lang w:eastAsia="en-US"/>
        </w:rPr>
      </w:pPr>
    </w:p>
    <w:p w:rsidR="00F972D9" w:rsidRDefault="00F972D9">
      <w:pPr>
        <w:rPr>
          <w:rFonts w:ascii="Times New Roman" w:eastAsia="Cambria" w:hAnsi="Times New Roman" w:cs="Times New Roman"/>
          <w:b/>
          <w:sz w:val="28"/>
          <w:szCs w:val="36"/>
          <w:lang w:eastAsia="en-US"/>
        </w:rPr>
      </w:pPr>
      <w:r>
        <w:rPr>
          <w:rFonts w:ascii="Times New Roman" w:eastAsia="Cambria" w:hAnsi="Times New Roman" w:cs="Times New Roman"/>
          <w:b/>
          <w:sz w:val="28"/>
          <w:szCs w:val="36"/>
          <w:lang w:eastAsia="en-US"/>
        </w:rPr>
        <w:br w:type="page"/>
      </w:r>
    </w:p>
    <w:p w:rsidR="00874085" w:rsidRPr="001C1733" w:rsidRDefault="00874085" w:rsidP="00874085">
      <w:pPr>
        <w:jc w:val="center"/>
        <w:rPr>
          <w:rFonts w:ascii="Times New Roman" w:eastAsia="Cambria" w:hAnsi="Times New Roman" w:cs="Times New Roman"/>
          <w:b/>
          <w:sz w:val="28"/>
          <w:szCs w:val="36"/>
          <w:lang w:eastAsia="en-US"/>
        </w:rPr>
      </w:pPr>
      <w:r w:rsidRPr="001C1733">
        <w:rPr>
          <w:rFonts w:ascii="Times New Roman" w:eastAsia="Cambria" w:hAnsi="Times New Roman" w:cs="Times New Roman"/>
          <w:b/>
          <w:sz w:val="28"/>
          <w:szCs w:val="36"/>
          <w:lang w:eastAsia="en-US"/>
        </w:rPr>
        <w:lastRenderedPageBreak/>
        <w:t xml:space="preserve">LIST OF </w:t>
      </w:r>
      <w:r>
        <w:rPr>
          <w:rFonts w:ascii="Times New Roman" w:eastAsia="Cambria" w:hAnsi="Times New Roman" w:cs="Times New Roman"/>
          <w:b/>
          <w:sz w:val="28"/>
          <w:szCs w:val="36"/>
          <w:lang w:eastAsia="en-US"/>
        </w:rPr>
        <w:t>ABBREVIATIONS</w:t>
      </w:r>
    </w:p>
    <w:tbl>
      <w:tblPr>
        <w:tblStyle w:val="TableGrid1"/>
        <w:tblW w:w="8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6729"/>
      </w:tblGrid>
      <w:tr w:rsidR="00874085" w:rsidRPr="001C1733" w:rsidTr="00FC10EF">
        <w:trPr>
          <w:trHeight w:val="574"/>
        </w:trPr>
        <w:tc>
          <w:tcPr>
            <w:tcW w:w="1559" w:type="dxa"/>
          </w:tcPr>
          <w:p w:rsidR="00874085" w:rsidRPr="001C1733" w:rsidRDefault="00F972D9" w:rsidP="00FC10EF">
            <w:pPr>
              <w:spacing w:line="360" w:lineRule="auto"/>
              <w:rPr>
                <w:rFonts w:ascii="Times New Roman" w:hAnsi="Times New Roman" w:cs="Times New Roman"/>
                <w:sz w:val="24"/>
                <w:szCs w:val="24"/>
              </w:rPr>
            </w:pPr>
            <w:r w:rsidRPr="00F972D9">
              <w:rPr>
                <w:rFonts w:ascii="Times New Roman" w:hAnsi="Times New Roman" w:cs="Times New Roman"/>
                <w:sz w:val="24"/>
                <w:szCs w:val="24"/>
              </w:rPr>
              <w:t>UPM</w:t>
            </w:r>
          </w:p>
        </w:tc>
        <w:tc>
          <w:tcPr>
            <w:tcW w:w="6729" w:type="dxa"/>
          </w:tcPr>
          <w:p w:rsidR="00874085" w:rsidRPr="001C1733" w:rsidRDefault="00F972D9" w:rsidP="00FC10EF">
            <w:pPr>
              <w:rPr>
                <w:rFonts w:ascii="Times New Roman" w:hAnsi="Times New Roman" w:cs="Times New Roman"/>
                <w:sz w:val="24"/>
                <w:szCs w:val="24"/>
              </w:rPr>
            </w:pPr>
            <w:proofErr w:type="spellStart"/>
            <w:r>
              <w:rPr>
                <w:rFonts w:ascii="Times New Roman" w:hAnsi="Times New Roman" w:cs="Times New Roman"/>
                <w:sz w:val="24"/>
                <w:szCs w:val="24"/>
              </w:rPr>
              <w:t>Universiti</w:t>
            </w:r>
            <w:proofErr w:type="spellEnd"/>
            <w:r>
              <w:rPr>
                <w:rFonts w:ascii="Times New Roman" w:hAnsi="Times New Roman" w:cs="Times New Roman"/>
                <w:sz w:val="24"/>
                <w:szCs w:val="24"/>
              </w:rPr>
              <w:t xml:space="preserve"> Putra Malaysia</w:t>
            </w:r>
          </w:p>
        </w:tc>
      </w:tr>
      <w:tr w:rsidR="00874085" w:rsidRPr="001C1733" w:rsidTr="00FC10EF">
        <w:trPr>
          <w:trHeight w:val="574"/>
        </w:trPr>
        <w:tc>
          <w:tcPr>
            <w:tcW w:w="1559" w:type="dxa"/>
          </w:tcPr>
          <w:p w:rsidR="00874085" w:rsidRPr="001C1733" w:rsidRDefault="00FC10EF" w:rsidP="00FC10EF">
            <w:pPr>
              <w:spacing w:line="360" w:lineRule="auto"/>
              <w:rPr>
                <w:rFonts w:ascii="Times New Roman" w:hAnsi="Times New Roman" w:cs="Times New Roman"/>
                <w:sz w:val="24"/>
                <w:szCs w:val="24"/>
              </w:rPr>
            </w:pPr>
            <w:r>
              <w:rPr>
                <w:rFonts w:ascii="Times New Roman" w:hAnsi="Times New Roman" w:cs="Times New Roman"/>
                <w:sz w:val="24"/>
                <w:szCs w:val="24"/>
              </w:rPr>
              <w:t>EV</w:t>
            </w:r>
          </w:p>
        </w:tc>
        <w:tc>
          <w:tcPr>
            <w:tcW w:w="6729" w:type="dxa"/>
          </w:tcPr>
          <w:p w:rsidR="00874085" w:rsidRPr="001C1733" w:rsidRDefault="00FC10EF" w:rsidP="00FC10EF">
            <w:pPr>
              <w:spacing w:line="360" w:lineRule="auto"/>
              <w:rPr>
                <w:rFonts w:ascii="Times New Roman" w:hAnsi="Times New Roman" w:cs="Times New Roman"/>
                <w:sz w:val="24"/>
                <w:szCs w:val="24"/>
              </w:rPr>
            </w:pPr>
            <w:r>
              <w:rPr>
                <w:rFonts w:ascii="Times New Roman" w:hAnsi="Times New Roman" w:cs="Times New Roman"/>
                <w:sz w:val="24"/>
                <w:szCs w:val="24"/>
              </w:rPr>
              <w:t>Electric Vehicle</w:t>
            </w:r>
          </w:p>
        </w:tc>
      </w:tr>
      <w:tr w:rsidR="00874085" w:rsidRPr="001C1733" w:rsidTr="00FC10EF">
        <w:trPr>
          <w:trHeight w:val="574"/>
        </w:trPr>
        <w:tc>
          <w:tcPr>
            <w:tcW w:w="1559" w:type="dxa"/>
          </w:tcPr>
          <w:p w:rsidR="00874085" w:rsidRPr="001C1733" w:rsidRDefault="00FC10EF" w:rsidP="00FC10EF">
            <w:pPr>
              <w:spacing w:line="360" w:lineRule="auto"/>
              <w:rPr>
                <w:rFonts w:ascii="Times New Roman" w:hAnsi="Times New Roman" w:cs="Times New Roman"/>
                <w:sz w:val="24"/>
                <w:szCs w:val="24"/>
              </w:rPr>
            </w:pPr>
            <w:r w:rsidRPr="00FC10EF">
              <w:rPr>
                <w:rFonts w:ascii="Times New Roman" w:hAnsi="Times New Roman" w:cs="Times New Roman"/>
                <w:sz w:val="24"/>
                <w:szCs w:val="24"/>
              </w:rPr>
              <w:t>COMS</w:t>
            </w:r>
          </w:p>
        </w:tc>
        <w:tc>
          <w:tcPr>
            <w:tcW w:w="6729" w:type="dxa"/>
          </w:tcPr>
          <w:p w:rsidR="00874085" w:rsidRPr="001C1733" w:rsidRDefault="00FC10EF" w:rsidP="00FC10EF">
            <w:pPr>
              <w:spacing w:line="360" w:lineRule="auto"/>
              <w:rPr>
                <w:rFonts w:ascii="Times New Roman" w:hAnsi="Times New Roman" w:cs="Times New Roman"/>
                <w:sz w:val="24"/>
                <w:szCs w:val="24"/>
              </w:rPr>
            </w:pPr>
            <w:proofErr w:type="spellStart"/>
            <w:r w:rsidRPr="00FC10EF">
              <w:rPr>
                <w:rFonts w:ascii="Times New Roman" w:hAnsi="Times New Roman" w:cs="Times New Roman"/>
                <w:sz w:val="24"/>
                <w:szCs w:val="24"/>
              </w:rPr>
              <w:t>Chotto</w:t>
            </w:r>
            <w:proofErr w:type="spellEnd"/>
            <w:r w:rsidRPr="00FC10EF">
              <w:rPr>
                <w:rFonts w:ascii="Times New Roman" w:hAnsi="Times New Roman" w:cs="Times New Roman"/>
                <w:sz w:val="24"/>
                <w:szCs w:val="24"/>
              </w:rPr>
              <w:t xml:space="preserve"> </w:t>
            </w:r>
            <w:proofErr w:type="spellStart"/>
            <w:r w:rsidRPr="00FC10EF">
              <w:rPr>
                <w:rFonts w:ascii="Times New Roman" w:hAnsi="Times New Roman" w:cs="Times New Roman"/>
                <w:sz w:val="24"/>
                <w:szCs w:val="24"/>
              </w:rPr>
              <w:t>Odekake</w:t>
            </w:r>
            <w:proofErr w:type="spellEnd"/>
            <w:r w:rsidRPr="00FC10EF">
              <w:rPr>
                <w:rFonts w:ascii="Times New Roman" w:hAnsi="Times New Roman" w:cs="Times New Roman"/>
                <w:sz w:val="24"/>
                <w:szCs w:val="24"/>
              </w:rPr>
              <w:t xml:space="preserve"> </w:t>
            </w:r>
            <w:proofErr w:type="spellStart"/>
            <w:r w:rsidRPr="00FC10EF">
              <w:rPr>
                <w:rFonts w:ascii="Times New Roman" w:hAnsi="Times New Roman" w:cs="Times New Roman"/>
                <w:sz w:val="24"/>
                <w:szCs w:val="24"/>
              </w:rPr>
              <w:t>Machimade</w:t>
            </w:r>
            <w:proofErr w:type="spellEnd"/>
            <w:r w:rsidRPr="00FC10EF">
              <w:rPr>
                <w:rFonts w:ascii="Times New Roman" w:hAnsi="Times New Roman" w:cs="Times New Roman"/>
                <w:sz w:val="24"/>
                <w:szCs w:val="24"/>
              </w:rPr>
              <w:t xml:space="preserve"> </w:t>
            </w:r>
            <w:proofErr w:type="spellStart"/>
            <w:r w:rsidRPr="00FC10EF">
              <w:rPr>
                <w:rFonts w:ascii="Times New Roman" w:hAnsi="Times New Roman" w:cs="Times New Roman"/>
                <w:sz w:val="24"/>
                <w:szCs w:val="24"/>
              </w:rPr>
              <w:t>Suisui</w:t>
            </w:r>
            <w:proofErr w:type="spellEnd"/>
          </w:p>
        </w:tc>
      </w:tr>
      <w:tr w:rsidR="00874085" w:rsidRPr="001C1733" w:rsidTr="00FC10EF">
        <w:trPr>
          <w:trHeight w:val="574"/>
        </w:trPr>
        <w:tc>
          <w:tcPr>
            <w:tcW w:w="1559" w:type="dxa"/>
          </w:tcPr>
          <w:p w:rsidR="00874085" w:rsidRPr="001C1733" w:rsidRDefault="00FC10EF" w:rsidP="00FC10EF">
            <w:pPr>
              <w:spacing w:line="360" w:lineRule="auto"/>
              <w:rPr>
                <w:rFonts w:ascii="Times New Roman" w:hAnsi="Times New Roman" w:cs="Times New Roman"/>
                <w:sz w:val="24"/>
                <w:szCs w:val="24"/>
              </w:rPr>
            </w:pPr>
            <w:r w:rsidRPr="00FC10EF">
              <w:rPr>
                <w:rFonts w:ascii="Times New Roman" w:hAnsi="Times New Roman" w:cs="Times New Roman"/>
                <w:sz w:val="24"/>
                <w:szCs w:val="24"/>
              </w:rPr>
              <w:t>TABM</w:t>
            </w:r>
          </w:p>
        </w:tc>
        <w:tc>
          <w:tcPr>
            <w:tcW w:w="6729" w:type="dxa"/>
          </w:tcPr>
          <w:p w:rsidR="00874085" w:rsidRPr="001C1733" w:rsidRDefault="00FC10EF" w:rsidP="00FC10EF">
            <w:pPr>
              <w:tabs>
                <w:tab w:val="left" w:pos="2235"/>
              </w:tabs>
              <w:spacing w:line="360" w:lineRule="auto"/>
              <w:rPr>
                <w:rFonts w:ascii="Times New Roman" w:hAnsi="Times New Roman" w:cs="Times New Roman"/>
                <w:sz w:val="24"/>
                <w:szCs w:val="24"/>
              </w:rPr>
            </w:pPr>
            <w:r w:rsidRPr="00FC10EF">
              <w:rPr>
                <w:rFonts w:ascii="Times New Roman" w:hAnsi="Times New Roman" w:cs="Times New Roman"/>
                <w:sz w:val="24"/>
                <w:szCs w:val="24"/>
              </w:rPr>
              <w:t>Toyota Auto Body Malaysia</w:t>
            </w:r>
          </w:p>
        </w:tc>
      </w:tr>
      <w:tr w:rsidR="00874085" w:rsidRPr="001C1733" w:rsidTr="00FC10EF">
        <w:trPr>
          <w:trHeight w:val="574"/>
        </w:trPr>
        <w:tc>
          <w:tcPr>
            <w:tcW w:w="1559" w:type="dxa"/>
          </w:tcPr>
          <w:p w:rsidR="00874085" w:rsidRPr="001C1733" w:rsidRDefault="00FC10EF" w:rsidP="00FC10EF">
            <w:pPr>
              <w:spacing w:line="360" w:lineRule="auto"/>
              <w:rPr>
                <w:rFonts w:ascii="Times New Roman" w:hAnsi="Times New Roman" w:cs="Times New Roman"/>
                <w:sz w:val="24"/>
                <w:szCs w:val="24"/>
              </w:rPr>
            </w:pPr>
            <w:r w:rsidRPr="00FC10EF">
              <w:rPr>
                <w:rFonts w:ascii="Times New Roman" w:hAnsi="Times New Roman" w:cs="Times New Roman"/>
                <w:sz w:val="24"/>
                <w:szCs w:val="24"/>
              </w:rPr>
              <w:t>TABJ</w:t>
            </w:r>
          </w:p>
        </w:tc>
        <w:tc>
          <w:tcPr>
            <w:tcW w:w="6729" w:type="dxa"/>
          </w:tcPr>
          <w:p w:rsidR="00874085" w:rsidRPr="001C1733" w:rsidRDefault="00FC10EF" w:rsidP="00FC10EF">
            <w:pPr>
              <w:tabs>
                <w:tab w:val="left" w:pos="1793"/>
              </w:tabs>
              <w:spacing w:line="360" w:lineRule="auto"/>
              <w:rPr>
                <w:rFonts w:ascii="Times New Roman" w:hAnsi="Times New Roman" w:cs="Times New Roman"/>
                <w:sz w:val="24"/>
                <w:szCs w:val="24"/>
              </w:rPr>
            </w:pPr>
            <w:r w:rsidRPr="00FC10EF">
              <w:rPr>
                <w:rFonts w:ascii="Times New Roman" w:hAnsi="Times New Roman" w:cs="Times New Roman"/>
                <w:sz w:val="24"/>
                <w:szCs w:val="24"/>
              </w:rPr>
              <w:t>Toyota Auto Body Japan</w:t>
            </w:r>
          </w:p>
        </w:tc>
      </w:tr>
      <w:tr w:rsidR="00874085" w:rsidRPr="001C1733" w:rsidTr="00FC10EF">
        <w:trPr>
          <w:trHeight w:val="574"/>
        </w:trPr>
        <w:tc>
          <w:tcPr>
            <w:tcW w:w="1559" w:type="dxa"/>
          </w:tcPr>
          <w:p w:rsidR="00874085" w:rsidRPr="001C1733" w:rsidRDefault="00FC10EF" w:rsidP="00FC10EF">
            <w:pPr>
              <w:spacing w:line="360" w:lineRule="auto"/>
              <w:rPr>
                <w:rFonts w:ascii="Times New Roman" w:hAnsi="Times New Roman" w:cs="Times New Roman"/>
                <w:sz w:val="24"/>
                <w:szCs w:val="24"/>
              </w:rPr>
            </w:pPr>
            <w:proofErr w:type="spellStart"/>
            <w:r w:rsidRPr="00FC10EF">
              <w:rPr>
                <w:rFonts w:ascii="Times New Roman" w:hAnsi="Times New Roman" w:cs="Times New Roman"/>
                <w:sz w:val="24"/>
                <w:szCs w:val="24"/>
              </w:rPr>
              <w:t>Kyutech</w:t>
            </w:r>
            <w:proofErr w:type="spellEnd"/>
          </w:p>
        </w:tc>
        <w:tc>
          <w:tcPr>
            <w:tcW w:w="6729" w:type="dxa"/>
          </w:tcPr>
          <w:p w:rsidR="00874085" w:rsidRPr="001C1733" w:rsidRDefault="00FC10EF" w:rsidP="00FC10EF">
            <w:pPr>
              <w:spacing w:line="360" w:lineRule="auto"/>
              <w:rPr>
                <w:rFonts w:ascii="Times New Roman" w:hAnsi="Times New Roman" w:cs="Times New Roman"/>
                <w:sz w:val="24"/>
                <w:szCs w:val="24"/>
              </w:rPr>
            </w:pPr>
            <w:r w:rsidRPr="00FC10EF">
              <w:rPr>
                <w:rFonts w:ascii="Times New Roman" w:hAnsi="Times New Roman" w:cs="Times New Roman"/>
                <w:sz w:val="24"/>
                <w:szCs w:val="24"/>
              </w:rPr>
              <w:t>Kyushu Institute of Technology</w:t>
            </w:r>
          </w:p>
        </w:tc>
      </w:tr>
      <w:tr w:rsidR="00874085" w:rsidRPr="001C1733" w:rsidTr="00FC10EF">
        <w:trPr>
          <w:trHeight w:val="574"/>
        </w:trPr>
        <w:tc>
          <w:tcPr>
            <w:tcW w:w="1559" w:type="dxa"/>
          </w:tcPr>
          <w:p w:rsidR="00874085" w:rsidRPr="001C1733" w:rsidRDefault="00FC10EF" w:rsidP="00FC10EF">
            <w:pPr>
              <w:spacing w:line="360" w:lineRule="auto"/>
              <w:rPr>
                <w:rFonts w:ascii="Times New Roman" w:hAnsi="Times New Roman" w:cs="Times New Roman"/>
                <w:sz w:val="24"/>
                <w:szCs w:val="24"/>
              </w:rPr>
            </w:pPr>
            <w:r w:rsidRPr="00FC10EF">
              <w:rPr>
                <w:rFonts w:ascii="Times New Roman" w:hAnsi="Times New Roman" w:cs="Times New Roman"/>
                <w:sz w:val="24"/>
                <w:szCs w:val="24"/>
              </w:rPr>
              <w:t>IDE</w:t>
            </w:r>
          </w:p>
        </w:tc>
        <w:tc>
          <w:tcPr>
            <w:tcW w:w="6729" w:type="dxa"/>
          </w:tcPr>
          <w:p w:rsidR="00874085" w:rsidRPr="001C1733" w:rsidRDefault="00FC10EF" w:rsidP="00FC10EF">
            <w:pPr>
              <w:spacing w:line="360" w:lineRule="auto"/>
              <w:rPr>
                <w:rFonts w:ascii="Times New Roman" w:hAnsi="Times New Roman" w:cs="Times New Roman"/>
                <w:sz w:val="24"/>
                <w:szCs w:val="24"/>
              </w:rPr>
            </w:pPr>
            <w:r w:rsidRPr="00FC10EF">
              <w:rPr>
                <w:rFonts w:ascii="Times New Roman" w:hAnsi="Times New Roman" w:cs="Times New Roman"/>
                <w:sz w:val="24"/>
                <w:szCs w:val="24"/>
              </w:rPr>
              <w:t>Integrated Development Environment</w:t>
            </w:r>
          </w:p>
        </w:tc>
      </w:tr>
      <w:tr w:rsidR="00874085" w:rsidRPr="001C1733" w:rsidTr="00FC10EF">
        <w:trPr>
          <w:trHeight w:val="574"/>
        </w:trPr>
        <w:tc>
          <w:tcPr>
            <w:tcW w:w="1559" w:type="dxa"/>
          </w:tcPr>
          <w:p w:rsidR="00874085" w:rsidRPr="001C1733" w:rsidRDefault="00FC10EF" w:rsidP="00FC10EF">
            <w:pPr>
              <w:spacing w:line="360" w:lineRule="auto"/>
              <w:rPr>
                <w:rFonts w:ascii="Times New Roman" w:hAnsi="Times New Roman" w:cs="Times New Roman"/>
                <w:sz w:val="24"/>
                <w:szCs w:val="24"/>
              </w:rPr>
            </w:pPr>
            <w:r w:rsidRPr="00FC10EF">
              <w:rPr>
                <w:rFonts w:ascii="Times New Roman" w:hAnsi="Times New Roman" w:cs="Times New Roman"/>
                <w:sz w:val="24"/>
                <w:szCs w:val="24"/>
              </w:rPr>
              <w:t>VR</w:t>
            </w:r>
          </w:p>
        </w:tc>
        <w:tc>
          <w:tcPr>
            <w:tcW w:w="6729" w:type="dxa"/>
          </w:tcPr>
          <w:p w:rsidR="00874085" w:rsidRPr="001C1733" w:rsidRDefault="00FC10EF" w:rsidP="00FC10EF">
            <w:pPr>
              <w:spacing w:line="360" w:lineRule="auto"/>
              <w:rPr>
                <w:rFonts w:ascii="Times New Roman" w:hAnsi="Times New Roman" w:cs="Times New Roman"/>
                <w:sz w:val="24"/>
                <w:szCs w:val="24"/>
              </w:rPr>
            </w:pPr>
            <w:r>
              <w:rPr>
                <w:rFonts w:ascii="Times New Roman" w:hAnsi="Times New Roman" w:cs="Times New Roman"/>
                <w:sz w:val="24"/>
                <w:szCs w:val="24"/>
              </w:rPr>
              <w:t>Virtual Reality</w:t>
            </w:r>
          </w:p>
        </w:tc>
      </w:tr>
      <w:tr w:rsidR="00874085" w:rsidRPr="001C1733" w:rsidTr="00FC10EF">
        <w:trPr>
          <w:trHeight w:val="574"/>
        </w:trPr>
        <w:tc>
          <w:tcPr>
            <w:tcW w:w="1559" w:type="dxa"/>
          </w:tcPr>
          <w:p w:rsidR="00874085" w:rsidRPr="001C1733" w:rsidRDefault="00FC10EF" w:rsidP="00FC10EF">
            <w:pPr>
              <w:spacing w:line="360" w:lineRule="auto"/>
              <w:rPr>
                <w:rFonts w:ascii="Times New Roman" w:hAnsi="Times New Roman" w:cs="Times New Roman"/>
                <w:sz w:val="24"/>
                <w:szCs w:val="24"/>
              </w:rPr>
            </w:pPr>
            <w:r w:rsidRPr="00FC10EF">
              <w:rPr>
                <w:rFonts w:ascii="Times New Roman" w:hAnsi="Times New Roman" w:cs="Times New Roman"/>
                <w:sz w:val="24"/>
                <w:szCs w:val="24"/>
              </w:rPr>
              <w:t>OS</w:t>
            </w:r>
          </w:p>
        </w:tc>
        <w:tc>
          <w:tcPr>
            <w:tcW w:w="6729" w:type="dxa"/>
          </w:tcPr>
          <w:p w:rsidR="00874085" w:rsidRPr="001C1733" w:rsidRDefault="00FC10EF" w:rsidP="00FC10EF">
            <w:pPr>
              <w:tabs>
                <w:tab w:val="left" w:pos="1705"/>
              </w:tabs>
              <w:spacing w:line="360" w:lineRule="auto"/>
              <w:rPr>
                <w:rFonts w:ascii="Times New Roman" w:hAnsi="Times New Roman" w:cs="Times New Roman"/>
                <w:sz w:val="24"/>
                <w:szCs w:val="24"/>
              </w:rPr>
            </w:pPr>
            <w:r>
              <w:rPr>
                <w:rFonts w:ascii="Times New Roman" w:hAnsi="Times New Roman" w:cs="Times New Roman"/>
                <w:sz w:val="24"/>
                <w:szCs w:val="24"/>
              </w:rPr>
              <w:t>Operating System</w:t>
            </w:r>
          </w:p>
        </w:tc>
      </w:tr>
      <w:tr w:rsidR="00874085" w:rsidRPr="001C1733" w:rsidTr="00FC10EF">
        <w:trPr>
          <w:trHeight w:val="574"/>
        </w:trPr>
        <w:tc>
          <w:tcPr>
            <w:tcW w:w="1559" w:type="dxa"/>
          </w:tcPr>
          <w:p w:rsidR="00874085" w:rsidRPr="001C1733" w:rsidRDefault="00FC10EF" w:rsidP="00FC10EF">
            <w:pPr>
              <w:spacing w:line="360" w:lineRule="auto"/>
              <w:rPr>
                <w:rFonts w:ascii="Times New Roman" w:hAnsi="Times New Roman" w:cs="Times New Roman"/>
                <w:sz w:val="24"/>
                <w:szCs w:val="24"/>
              </w:rPr>
            </w:pPr>
            <w:r w:rsidRPr="00FC10EF">
              <w:rPr>
                <w:rFonts w:ascii="Times New Roman" w:hAnsi="Times New Roman" w:cs="Times New Roman"/>
                <w:sz w:val="24"/>
                <w:szCs w:val="24"/>
              </w:rPr>
              <w:t>SMS</w:t>
            </w:r>
          </w:p>
        </w:tc>
        <w:tc>
          <w:tcPr>
            <w:tcW w:w="6729" w:type="dxa"/>
          </w:tcPr>
          <w:p w:rsidR="00874085" w:rsidRPr="001C1733" w:rsidRDefault="00FC10EF" w:rsidP="00FC10EF">
            <w:pPr>
              <w:spacing w:line="360" w:lineRule="auto"/>
              <w:rPr>
                <w:rFonts w:ascii="Times New Roman" w:hAnsi="Times New Roman" w:cs="Times New Roman"/>
                <w:sz w:val="24"/>
                <w:szCs w:val="24"/>
              </w:rPr>
            </w:pPr>
            <w:r>
              <w:rPr>
                <w:rFonts w:ascii="Times New Roman" w:hAnsi="Times New Roman" w:cs="Times New Roman"/>
                <w:sz w:val="24"/>
                <w:szCs w:val="24"/>
              </w:rPr>
              <w:t>Short Message Services</w:t>
            </w:r>
          </w:p>
        </w:tc>
      </w:tr>
      <w:tr w:rsidR="00FC10EF" w:rsidRPr="001C1733" w:rsidTr="00FC10EF">
        <w:trPr>
          <w:trHeight w:val="574"/>
        </w:trPr>
        <w:tc>
          <w:tcPr>
            <w:tcW w:w="1559" w:type="dxa"/>
          </w:tcPr>
          <w:p w:rsidR="00FC10EF" w:rsidRPr="00FC10EF" w:rsidRDefault="00FC10EF" w:rsidP="00FC10EF">
            <w:pPr>
              <w:spacing w:line="360" w:lineRule="auto"/>
              <w:rPr>
                <w:rFonts w:ascii="Times New Roman" w:hAnsi="Times New Roman" w:cs="Times New Roman"/>
                <w:sz w:val="24"/>
                <w:szCs w:val="24"/>
              </w:rPr>
            </w:pPr>
            <w:r w:rsidRPr="00FC10EF">
              <w:rPr>
                <w:rFonts w:ascii="Times New Roman" w:hAnsi="Times New Roman" w:cs="Times New Roman"/>
                <w:sz w:val="24"/>
                <w:szCs w:val="24"/>
              </w:rPr>
              <w:t>SDK</w:t>
            </w:r>
          </w:p>
        </w:tc>
        <w:tc>
          <w:tcPr>
            <w:tcW w:w="6729" w:type="dxa"/>
          </w:tcPr>
          <w:p w:rsidR="00FC10EF" w:rsidRDefault="00FC10EF" w:rsidP="00FC10EF">
            <w:pPr>
              <w:tabs>
                <w:tab w:val="left" w:pos="1889"/>
              </w:tabs>
              <w:spacing w:line="360" w:lineRule="auto"/>
              <w:rPr>
                <w:rFonts w:ascii="Times New Roman" w:hAnsi="Times New Roman" w:cs="Times New Roman"/>
                <w:sz w:val="24"/>
                <w:szCs w:val="24"/>
              </w:rPr>
            </w:pPr>
            <w:r w:rsidRPr="00FC10EF">
              <w:rPr>
                <w:rFonts w:ascii="Times New Roman" w:hAnsi="Times New Roman" w:cs="Times New Roman"/>
                <w:sz w:val="24"/>
                <w:szCs w:val="24"/>
              </w:rPr>
              <w:t>Software Development Kit</w:t>
            </w:r>
          </w:p>
        </w:tc>
      </w:tr>
      <w:tr w:rsidR="00FC10EF" w:rsidRPr="001C1733" w:rsidTr="00FC10EF">
        <w:trPr>
          <w:trHeight w:val="574"/>
        </w:trPr>
        <w:tc>
          <w:tcPr>
            <w:tcW w:w="1559" w:type="dxa"/>
          </w:tcPr>
          <w:p w:rsidR="00FC10EF" w:rsidRPr="00FC10EF" w:rsidRDefault="00FC10EF" w:rsidP="00FC10EF">
            <w:pPr>
              <w:spacing w:line="360" w:lineRule="auto"/>
              <w:rPr>
                <w:rFonts w:ascii="Times New Roman" w:hAnsi="Times New Roman" w:cs="Times New Roman"/>
                <w:sz w:val="24"/>
                <w:szCs w:val="24"/>
              </w:rPr>
            </w:pPr>
            <w:r w:rsidRPr="00FC10EF">
              <w:rPr>
                <w:rFonts w:ascii="Times New Roman" w:hAnsi="Times New Roman" w:cs="Times New Roman"/>
                <w:sz w:val="24"/>
                <w:szCs w:val="24"/>
              </w:rPr>
              <w:t>API</w:t>
            </w:r>
          </w:p>
        </w:tc>
        <w:tc>
          <w:tcPr>
            <w:tcW w:w="6729" w:type="dxa"/>
          </w:tcPr>
          <w:p w:rsidR="00FC10EF" w:rsidRPr="00FC10EF" w:rsidRDefault="00FC10EF" w:rsidP="00FC10EF">
            <w:pPr>
              <w:tabs>
                <w:tab w:val="left" w:pos="1889"/>
              </w:tabs>
              <w:spacing w:line="360" w:lineRule="auto"/>
              <w:rPr>
                <w:rFonts w:ascii="Times New Roman" w:hAnsi="Times New Roman" w:cs="Times New Roman"/>
                <w:sz w:val="24"/>
                <w:szCs w:val="24"/>
              </w:rPr>
            </w:pPr>
            <w:r w:rsidRPr="00FC10EF">
              <w:rPr>
                <w:rFonts w:ascii="Times New Roman" w:hAnsi="Times New Roman" w:cs="Times New Roman"/>
                <w:sz w:val="24"/>
                <w:szCs w:val="24"/>
              </w:rPr>
              <w:t>Application Programming Interface</w:t>
            </w:r>
          </w:p>
        </w:tc>
      </w:tr>
      <w:tr w:rsidR="00FC10EF" w:rsidRPr="001C1733" w:rsidTr="00FC10EF">
        <w:trPr>
          <w:trHeight w:val="574"/>
        </w:trPr>
        <w:tc>
          <w:tcPr>
            <w:tcW w:w="1559" w:type="dxa"/>
          </w:tcPr>
          <w:p w:rsidR="00FC10EF" w:rsidRPr="00FC10EF" w:rsidRDefault="00FC10EF" w:rsidP="00FC10EF">
            <w:pPr>
              <w:spacing w:line="360" w:lineRule="auto"/>
              <w:rPr>
                <w:rFonts w:ascii="Times New Roman" w:hAnsi="Times New Roman" w:cs="Times New Roman"/>
                <w:sz w:val="24"/>
                <w:szCs w:val="24"/>
              </w:rPr>
            </w:pPr>
            <w:r w:rsidRPr="00FC10EF">
              <w:rPr>
                <w:rFonts w:ascii="Times New Roman" w:hAnsi="Times New Roman" w:cs="Times New Roman"/>
                <w:sz w:val="24"/>
                <w:szCs w:val="24"/>
              </w:rPr>
              <w:t>GSM</w:t>
            </w:r>
          </w:p>
        </w:tc>
        <w:tc>
          <w:tcPr>
            <w:tcW w:w="6729" w:type="dxa"/>
          </w:tcPr>
          <w:p w:rsidR="00FC10EF" w:rsidRPr="00FC10EF" w:rsidRDefault="00FC10EF" w:rsidP="00FC10EF">
            <w:pPr>
              <w:tabs>
                <w:tab w:val="left" w:pos="1889"/>
              </w:tabs>
              <w:spacing w:line="360" w:lineRule="auto"/>
              <w:rPr>
                <w:rFonts w:ascii="Times New Roman" w:hAnsi="Times New Roman" w:cs="Times New Roman"/>
                <w:sz w:val="24"/>
                <w:szCs w:val="24"/>
              </w:rPr>
            </w:pPr>
            <w:r w:rsidRPr="00FC10EF">
              <w:rPr>
                <w:rFonts w:ascii="Times New Roman" w:hAnsi="Times New Roman" w:cs="Times New Roman"/>
                <w:sz w:val="24"/>
                <w:szCs w:val="24"/>
              </w:rPr>
              <w:t>Global System for Mobile Communications</w:t>
            </w:r>
          </w:p>
        </w:tc>
      </w:tr>
      <w:tr w:rsidR="00FC10EF" w:rsidRPr="001C1733" w:rsidTr="00FC10EF">
        <w:trPr>
          <w:trHeight w:val="574"/>
        </w:trPr>
        <w:tc>
          <w:tcPr>
            <w:tcW w:w="1559" w:type="dxa"/>
          </w:tcPr>
          <w:p w:rsidR="00FC10EF" w:rsidRPr="00FC10EF" w:rsidRDefault="00FC10EF" w:rsidP="00FC10EF">
            <w:pPr>
              <w:spacing w:line="360" w:lineRule="auto"/>
              <w:rPr>
                <w:rFonts w:ascii="Times New Roman" w:hAnsi="Times New Roman" w:cs="Times New Roman"/>
                <w:sz w:val="24"/>
                <w:szCs w:val="24"/>
              </w:rPr>
            </w:pPr>
            <w:r>
              <w:rPr>
                <w:rFonts w:ascii="Times New Roman" w:hAnsi="Times New Roman" w:cs="Times New Roman"/>
                <w:sz w:val="24"/>
                <w:szCs w:val="24"/>
              </w:rPr>
              <w:t>GPS</w:t>
            </w:r>
          </w:p>
        </w:tc>
        <w:tc>
          <w:tcPr>
            <w:tcW w:w="6729" w:type="dxa"/>
          </w:tcPr>
          <w:p w:rsidR="00FC10EF" w:rsidRPr="00FC10EF" w:rsidRDefault="00FC10EF" w:rsidP="00FC10EF">
            <w:pPr>
              <w:tabs>
                <w:tab w:val="left" w:pos="1889"/>
              </w:tabs>
              <w:spacing w:line="360" w:lineRule="auto"/>
              <w:rPr>
                <w:rFonts w:ascii="Times New Roman" w:hAnsi="Times New Roman" w:cs="Times New Roman"/>
                <w:sz w:val="24"/>
                <w:szCs w:val="24"/>
              </w:rPr>
            </w:pPr>
            <w:r w:rsidRPr="00FC10EF">
              <w:rPr>
                <w:rFonts w:ascii="Times New Roman" w:hAnsi="Times New Roman" w:cs="Times New Roman"/>
                <w:sz w:val="24"/>
                <w:szCs w:val="24"/>
              </w:rPr>
              <w:t>Global Positioning System</w:t>
            </w:r>
          </w:p>
        </w:tc>
      </w:tr>
      <w:tr w:rsidR="00FC10EF" w:rsidRPr="001C1733" w:rsidTr="00FC10EF">
        <w:trPr>
          <w:trHeight w:val="574"/>
        </w:trPr>
        <w:tc>
          <w:tcPr>
            <w:tcW w:w="1559" w:type="dxa"/>
          </w:tcPr>
          <w:p w:rsidR="00FC10EF" w:rsidRDefault="00FC10EF" w:rsidP="00FC10EF">
            <w:pPr>
              <w:spacing w:line="360" w:lineRule="auto"/>
              <w:rPr>
                <w:rFonts w:ascii="Times New Roman" w:hAnsi="Times New Roman" w:cs="Times New Roman"/>
                <w:sz w:val="24"/>
                <w:szCs w:val="24"/>
              </w:rPr>
            </w:pPr>
            <w:r w:rsidRPr="00FC10EF">
              <w:rPr>
                <w:rFonts w:ascii="Times New Roman" w:hAnsi="Times New Roman" w:cs="Times New Roman"/>
                <w:sz w:val="24"/>
                <w:szCs w:val="24"/>
              </w:rPr>
              <w:t>AVD</w:t>
            </w:r>
          </w:p>
        </w:tc>
        <w:tc>
          <w:tcPr>
            <w:tcW w:w="6729" w:type="dxa"/>
          </w:tcPr>
          <w:p w:rsidR="00FC10EF" w:rsidRPr="00FC10EF" w:rsidRDefault="00FC10EF" w:rsidP="00FC10EF">
            <w:pPr>
              <w:tabs>
                <w:tab w:val="left" w:pos="1889"/>
              </w:tabs>
              <w:spacing w:line="360" w:lineRule="auto"/>
              <w:rPr>
                <w:rFonts w:ascii="Times New Roman" w:hAnsi="Times New Roman" w:cs="Times New Roman"/>
                <w:sz w:val="24"/>
                <w:szCs w:val="24"/>
              </w:rPr>
            </w:pPr>
            <w:r w:rsidRPr="00FC10EF">
              <w:rPr>
                <w:rFonts w:ascii="Times New Roman" w:hAnsi="Times New Roman" w:cs="Times New Roman"/>
                <w:sz w:val="24"/>
                <w:szCs w:val="24"/>
              </w:rPr>
              <w:t>Android Virtual Device</w:t>
            </w:r>
          </w:p>
        </w:tc>
      </w:tr>
      <w:tr w:rsidR="00FC10EF" w:rsidRPr="001C1733" w:rsidTr="00FC10EF">
        <w:trPr>
          <w:trHeight w:val="574"/>
        </w:trPr>
        <w:tc>
          <w:tcPr>
            <w:tcW w:w="1559" w:type="dxa"/>
          </w:tcPr>
          <w:p w:rsidR="00FC10EF" w:rsidRPr="00FC10EF" w:rsidRDefault="00FC10EF" w:rsidP="00FC10EF">
            <w:pPr>
              <w:spacing w:line="360" w:lineRule="auto"/>
              <w:rPr>
                <w:rFonts w:ascii="Times New Roman" w:hAnsi="Times New Roman" w:cs="Times New Roman"/>
                <w:sz w:val="24"/>
                <w:szCs w:val="24"/>
              </w:rPr>
            </w:pPr>
            <w:r w:rsidRPr="00FC10EF">
              <w:rPr>
                <w:rFonts w:ascii="Times New Roman" w:hAnsi="Times New Roman" w:cs="Times New Roman"/>
                <w:sz w:val="24"/>
                <w:szCs w:val="24"/>
              </w:rPr>
              <w:t>RAM</w:t>
            </w:r>
          </w:p>
        </w:tc>
        <w:tc>
          <w:tcPr>
            <w:tcW w:w="6729" w:type="dxa"/>
          </w:tcPr>
          <w:p w:rsidR="00FC10EF" w:rsidRPr="00FC10EF" w:rsidRDefault="00FC10EF" w:rsidP="00FC10EF">
            <w:pPr>
              <w:tabs>
                <w:tab w:val="left" w:pos="1889"/>
              </w:tabs>
              <w:spacing w:line="360" w:lineRule="auto"/>
              <w:rPr>
                <w:rFonts w:ascii="Times New Roman" w:hAnsi="Times New Roman" w:cs="Times New Roman"/>
                <w:sz w:val="24"/>
                <w:szCs w:val="24"/>
              </w:rPr>
            </w:pPr>
            <w:r w:rsidRPr="00FC10EF">
              <w:rPr>
                <w:rFonts w:ascii="Times New Roman" w:hAnsi="Times New Roman" w:cs="Times New Roman"/>
                <w:sz w:val="24"/>
                <w:szCs w:val="24"/>
              </w:rPr>
              <w:t>Random-access memory</w:t>
            </w:r>
          </w:p>
        </w:tc>
      </w:tr>
      <w:tr w:rsidR="004F2D80" w:rsidRPr="001C1733" w:rsidTr="00FC10EF">
        <w:trPr>
          <w:trHeight w:val="574"/>
        </w:trPr>
        <w:tc>
          <w:tcPr>
            <w:tcW w:w="1559" w:type="dxa"/>
          </w:tcPr>
          <w:p w:rsidR="004F2D80" w:rsidRPr="00FC10EF" w:rsidRDefault="004F2D80" w:rsidP="00FC10EF">
            <w:pPr>
              <w:spacing w:line="360" w:lineRule="auto"/>
              <w:rPr>
                <w:rFonts w:ascii="Times New Roman" w:hAnsi="Times New Roman" w:cs="Times New Roman"/>
                <w:sz w:val="24"/>
                <w:szCs w:val="24"/>
              </w:rPr>
            </w:pPr>
            <w:r w:rsidRPr="004F2D80">
              <w:rPr>
                <w:rFonts w:ascii="Times New Roman" w:hAnsi="Times New Roman" w:cs="Times New Roman"/>
                <w:sz w:val="24"/>
                <w:szCs w:val="24"/>
              </w:rPr>
              <w:t>ERD</w:t>
            </w:r>
          </w:p>
        </w:tc>
        <w:tc>
          <w:tcPr>
            <w:tcW w:w="6729" w:type="dxa"/>
          </w:tcPr>
          <w:p w:rsidR="004F2D80" w:rsidRPr="00FC10EF" w:rsidRDefault="004F2D80" w:rsidP="00FC10EF">
            <w:pPr>
              <w:tabs>
                <w:tab w:val="left" w:pos="1889"/>
              </w:tabs>
              <w:spacing w:line="360" w:lineRule="auto"/>
              <w:rPr>
                <w:rFonts w:ascii="Times New Roman" w:hAnsi="Times New Roman" w:cs="Times New Roman"/>
                <w:sz w:val="24"/>
                <w:szCs w:val="24"/>
              </w:rPr>
            </w:pPr>
            <w:r w:rsidRPr="004F2D80">
              <w:rPr>
                <w:rFonts w:ascii="Times New Roman" w:hAnsi="Times New Roman" w:cs="Times New Roman"/>
                <w:sz w:val="24"/>
                <w:szCs w:val="24"/>
              </w:rPr>
              <w:t>Entity Relationship Diagram</w:t>
            </w:r>
          </w:p>
        </w:tc>
      </w:tr>
    </w:tbl>
    <w:p w:rsidR="00874085" w:rsidRDefault="00874085">
      <w:pPr>
        <w:rPr>
          <w:rFonts w:ascii="Times New Roman" w:hAnsi="Times New Roman" w:cs="Times New Roman"/>
          <w:b/>
          <w:sz w:val="24"/>
          <w:szCs w:val="24"/>
        </w:rPr>
      </w:pPr>
      <w:r>
        <w:rPr>
          <w:rFonts w:ascii="Times New Roman" w:hAnsi="Times New Roman" w:cs="Times New Roman"/>
          <w:b/>
          <w:sz w:val="24"/>
          <w:szCs w:val="24"/>
        </w:rPr>
        <w:br w:type="page"/>
      </w:r>
    </w:p>
    <w:p w:rsidR="008A14EC" w:rsidRDefault="008A14EC" w:rsidP="008A14EC">
      <w:pPr>
        <w:spacing w:line="360" w:lineRule="auto"/>
        <w:jc w:val="center"/>
        <w:rPr>
          <w:rFonts w:ascii="Times New Roman" w:hAnsi="Times New Roman" w:cs="Times New Roman"/>
          <w:b/>
          <w:sz w:val="24"/>
          <w:szCs w:val="24"/>
        </w:rPr>
      </w:pPr>
    </w:p>
    <w:p w:rsidR="008A14EC" w:rsidRDefault="008A14EC" w:rsidP="008A14EC">
      <w:pPr>
        <w:spacing w:line="360" w:lineRule="auto"/>
        <w:jc w:val="center"/>
        <w:rPr>
          <w:rFonts w:ascii="Times New Roman" w:hAnsi="Times New Roman" w:cs="Times New Roman"/>
          <w:b/>
          <w:sz w:val="24"/>
          <w:szCs w:val="24"/>
        </w:rPr>
      </w:pPr>
    </w:p>
    <w:p w:rsidR="00BE070C" w:rsidRPr="008A14EC" w:rsidRDefault="00BE070C" w:rsidP="008A14EC">
      <w:pPr>
        <w:spacing w:line="360" w:lineRule="auto"/>
        <w:jc w:val="center"/>
        <w:rPr>
          <w:rFonts w:ascii="Times New Roman" w:hAnsi="Times New Roman" w:cs="Times New Roman"/>
          <w:b/>
          <w:sz w:val="24"/>
          <w:szCs w:val="24"/>
        </w:rPr>
      </w:pPr>
      <w:r w:rsidRPr="008A14EC">
        <w:rPr>
          <w:rFonts w:ascii="Times New Roman" w:hAnsi="Times New Roman" w:cs="Times New Roman"/>
          <w:b/>
          <w:sz w:val="24"/>
          <w:szCs w:val="24"/>
        </w:rPr>
        <w:t>CHAPTER 1</w:t>
      </w:r>
    </w:p>
    <w:p w:rsidR="00BE070C" w:rsidRPr="00F81661" w:rsidRDefault="00BE070C" w:rsidP="008A14EC">
      <w:pPr>
        <w:spacing w:line="360" w:lineRule="auto"/>
        <w:jc w:val="center"/>
        <w:rPr>
          <w:rFonts w:ascii="Times New Roman" w:hAnsi="Times New Roman" w:cs="Times New Roman"/>
          <w:sz w:val="24"/>
          <w:szCs w:val="24"/>
        </w:rPr>
      </w:pPr>
      <w:r w:rsidRPr="008A14EC">
        <w:rPr>
          <w:rFonts w:ascii="Times New Roman" w:hAnsi="Times New Roman" w:cs="Times New Roman"/>
          <w:b/>
          <w:sz w:val="24"/>
          <w:szCs w:val="24"/>
        </w:rPr>
        <w:t>INTRODUCTION</w:t>
      </w:r>
    </w:p>
    <w:p w:rsidR="00BE070C" w:rsidRDefault="00BE070C" w:rsidP="00F81661">
      <w:pPr>
        <w:spacing w:line="360" w:lineRule="auto"/>
        <w:jc w:val="both"/>
        <w:rPr>
          <w:rFonts w:ascii="Times New Roman" w:hAnsi="Times New Roman" w:cs="Times New Roman"/>
          <w:sz w:val="24"/>
          <w:szCs w:val="24"/>
        </w:rPr>
      </w:pPr>
    </w:p>
    <w:p w:rsidR="008A14EC" w:rsidRDefault="008A14EC" w:rsidP="00F81661">
      <w:pPr>
        <w:spacing w:line="360" w:lineRule="auto"/>
        <w:jc w:val="both"/>
        <w:rPr>
          <w:rFonts w:ascii="Times New Roman" w:hAnsi="Times New Roman" w:cs="Times New Roman"/>
          <w:sz w:val="24"/>
          <w:szCs w:val="24"/>
        </w:rPr>
      </w:pPr>
    </w:p>
    <w:p w:rsidR="008A14EC" w:rsidRPr="00F81661" w:rsidRDefault="008A14EC" w:rsidP="00F81661">
      <w:pPr>
        <w:spacing w:line="360" w:lineRule="auto"/>
        <w:jc w:val="both"/>
        <w:rPr>
          <w:rFonts w:ascii="Times New Roman" w:hAnsi="Times New Roman" w:cs="Times New Roman"/>
          <w:sz w:val="24"/>
          <w:szCs w:val="24"/>
        </w:rPr>
      </w:pPr>
    </w:p>
    <w:p w:rsidR="00BE070C" w:rsidRPr="00D143EB" w:rsidRDefault="00BE070C" w:rsidP="00F81661">
      <w:pPr>
        <w:spacing w:line="360" w:lineRule="auto"/>
        <w:jc w:val="both"/>
        <w:rPr>
          <w:rFonts w:ascii="Times New Roman" w:hAnsi="Times New Roman" w:cs="Times New Roman"/>
          <w:b/>
          <w:sz w:val="24"/>
          <w:szCs w:val="24"/>
        </w:rPr>
      </w:pPr>
      <w:r w:rsidRPr="00D143EB">
        <w:rPr>
          <w:rFonts w:ascii="Times New Roman" w:hAnsi="Times New Roman" w:cs="Times New Roman"/>
          <w:b/>
          <w:sz w:val="24"/>
          <w:szCs w:val="24"/>
        </w:rPr>
        <w:t>1.1 Project Background</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ab/>
        <w:t>With the rise of social media that promotes communication among personnel over the internet has stimulate the innovation of utilizing the power of connectivity among them. Among the ideas of sharing information, ride-sharing is one of the promising growing trend for the technology field, and is proven so with the rising of ride-sharing service in all around the world.</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ab/>
        <w:t xml:space="preserve">As the emergence of sharing economy gradually arise in this modern society, the ride-sharing community and industry are further developing into different segment, where it is divided into driver and driverless ride-sharing. The examples of ride-sharing with driver are </w:t>
      </w:r>
      <w:proofErr w:type="spellStart"/>
      <w:r w:rsidRPr="00F81661">
        <w:rPr>
          <w:rFonts w:ascii="Times New Roman" w:hAnsi="Times New Roman" w:cs="Times New Roman"/>
          <w:sz w:val="24"/>
          <w:szCs w:val="24"/>
        </w:rPr>
        <w:t>Uber</w:t>
      </w:r>
      <w:proofErr w:type="spellEnd"/>
      <w:r w:rsidRPr="00F81661">
        <w:rPr>
          <w:rFonts w:ascii="Times New Roman" w:hAnsi="Times New Roman" w:cs="Times New Roman"/>
          <w:sz w:val="24"/>
          <w:szCs w:val="24"/>
        </w:rPr>
        <w:t xml:space="preserve"> and Grab, and the example for driverless ride-sharing would be bike-sharing </w:t>
      </w:r>
      <w:r w:rsidR="00922EA7">
        <w:rPr>
          <w:rFonts w:ascii="Times New Roman" w:hAnsi="Times New Roman" w:cs="Times New Roman"/>
          <w:sz w:val="24"/>
          <w:szCs w:val="24"/>
        </w:rPr>
        <w:t xml:space="preserve">such as </w:t>
      </w:r>
      <w:proofErr w:type="spellStart"/>
      <w:r w:rsidR="00922EA7">
        <w:rPr>
          <w:rFonts w:ascii="Times New Roman" w:hAnsi="Times New Roman" w:cs="Times New Roman"/>
          <w:sz w:val="24"/>
          <w:szCs w:val="24"/>
        </w:rPr>
        <w:t>oB</w:t>
      </w:r>
      <w:r w:rsidRPr="00F81661">
        <w:rPr>
          <w:rFonts w:ascii="Times New Roman" w:hAnsi="Times New Roman" w:cs="Times New Roman"/>
          <w:sz w:val="24"/>
          <w:szCs w:val="24"/>
        </w:rPr>
        <w:t>ike</w:t>
      </w:r>
      <w:proofErr w:type="spellEnd"/>
      <w:r w:rsidR="00922EA7">
        <w:rPr>
          <w:rFonts w:ascii="Times New Roman" w:hAnsi="Times New Roman" w:cs="Times New Roman"/>
          <w:sz w:val="24"/>
          <w:szCs w:val="24"/>
        </w:rPr>
        <w:t xml:space="preserve"> and </w:t>
      </w:r>
      <w:proofErr w:type="spellStart"/>
      <w:r w:rsidR="00922EA7">
        <w:rPr>
          <w:rFonts w:ascii="Times New Roman" w:hAnsi="Times New Roman" w:cs="Times New Roman"/>
          <w:sz w:val="24"/>
          <w:szCs w:val="24"/>
        </w:rPr>
        <w:t>MoBike</w:t>
      </w:r>
      <w:proofErr w:type="spellEnd"/>
      <w:r w:rsidRPr="00F81661">
        <w:rPr>
          <w:rFonts w:ascii="Times New Roman" w:hAnsi="Times New Roman" w:cs="Times New Roman"/>
          <w:sz w:val="24"/>
          <w:szCs w:val="24"/>
        </w:rPr>
        <w:t xml:space="preserve">. With these real world implementation of the concept of ride-sharing, the sharing economy is proven successful, as it builds up a brand new wave of investment into technology industry. </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ab/>
        <w:t xml:space="preserve">There is </w:t>
      </w:r>
      <w:r w:rsidR="00922EA7">
        <w:rPr>
          <w:rFonts w:ascii="Times New Roman" w:hAnsi="Times New Roman" w:cs="Times New Roman"/>
          <w:sz w:val="24"/>
          <w:szCs w:val="24"/>
        </w:rPr>
        <w:t>difference</w:t>
      </w:r>
      <w:r w:rsidRPr="00F81661">
        <w:rPr>
          <w:rFonts w:ascii="Times New Roman" w:hAnsi="Times New Roman" w:cs="Times New Roman"/>
          <w:sz w:val="24"/>
          <w:szCs w:val="24"/>
        </w:rPr>
        <w:t xml:space="preserve"> of ride-sharing, which could be further categorized into model that supplies both drivers and vehicles, or model that supplies only transportation itself. The example from industries for the model </w:t>
      </w:r>
      <w:r w:rsidR="007E30A8">
        <w:rPr>
          <w:rFonts w:ascii="Times New Roman" w:hAnsi="Times New Roman" w:cs="Times New Roman"/>
          <w:sz w:val="24"/>
          <w:szCs w:val="24"/>
        </w:rPr>
        <w:t xml:space="preserve">are </w:t>
      </w:r>
      <w:r w:rsidRPr="00F81661">
        <w:rPr>
          <w:rFonts w:ascii="Times New Roman" w:hAnsi="Times New Roman" w:cs="Times New Roman"/>
          <w:sz w:val="24"/>
          <w:szCs w:val="24"/>
        </w:rPr>
        <w:t xml:space="preserve">stated above. The method in running both system is different as well, as the navigation of the transportation are different as the coordination of the supplied vehicle is not mobile if there is no driver present. For this project, the model that only supplies transportation only, will be taken in as the main case of investigation. </w:t>
      </w:r>
    </w:p>
    <w:p w:rsidR="00BE070C" w:rsidRPr="00F81661" w:rsidRDefault="00BE070C" w:rsidP="00922EA7">
      <w:pPr>
        <w:spacing w:line="360" w:lineRule="auto"/>
        <w:ind w:firstLine="720"/>
        <w:jc w:val="both"/>
        <w:rPr>
          <w:rFonts w:ascii="Times New Roman" w:hAnsi="Times New Roman" w:cs="Times New Roman"/>
          <w:sz w:val="24"/>
          <w:szCs w:val="24"/>
        </w:rPr>
      </w:pPr>
      <w:r w:rsidRPr="00F81661">
        <w:rPr>
          <w:rFonts w:ascii="Times New Roman" w:hAnsi="Times New Roman" w:cs="Times New Roman"/>
          <w:sz w:val="24"/>
          <w:szCs w:val="24"/>
        </w:rPr>
        <w:t xml:space="preserve">With the model being stated, certain function must be carried out so that the coordination and scheduling of the usage time by user could be synchronized, and functional at the same time. By arranging the sequence in manual, everything could be done easily but complicated and time </w:t>
      </w:r>
      <w:r w:rsidRPr="00F81661">
        <w:rPr>
          <w:rFonts w:ascii="Times New Roman" w:hAnsi="Times New Roman" w:cs="Times New Roman"/>
          <w:sz w:val="24"/>
          <w:szCs w:val="24"/>
        </w:rPr>
        <w:lastRenderedPageBreak/>
        <w:t xml:space="preserve">consuming at the same time. With that, certain intelligent system must be combined into the model to enhance the automation so that manual operation can be replaced. Artificial technologies are one of the exciting technology that is being developed and paid attention on, so that it is able to be placed into the system in making it more intelligent, as well as automating certain tasks which reduces manpower and saves time in general. </w:t>
      </w:r>
    </w:p>
    <w:p w:rsidR="00BE070C" w:rsidRPr="00F81661" w:rsidRDefault="00BE070C" w:rsidP="007E30A8">
      <w:pPr>
        <w:spacing w:line="360" w:lineRule="auto"/>
        <w:ind w:firstLine="720"/>
        <w:jc w:val="both"/>
        <w:rPr>
          <w:rFonts w:ascii="Times New Roman" w:hAnsi="Times New Roman" w:cs="Times New Roman"/>
          <w:sz w:val="24"/>
          <w:szCs w:val="24"/>
        </w:rPr>
      </w:pPr>
      <w:r w:rsidRPr="00F81661">
        <w:rPr>
          <w:rFonts w:ascii="Times New Roman" w:hAnsi="Times New Roman" w:cs="Times New Roman"/>
          <w:sz w:val="24"/>
          <w:szCs w:val="24"/>
        </w:rPr>
        <w:t xml:space="preserve">In relation to the case in UPM </w:t>
      </w:r>
      <w:proofErr w:type="spellStart"/>
      <w:r w:rsidRPr="00F81661">
        <w:rPr>
          <w:rFonts w:ascii="Times New Roman" w:hAnsi="Times New Roman" w:cs="Times New Roman"/>
          <w:sz w:val="24"/>
          <w:szCs w:val="24"/>
        </w:rPr>
        <w:t>Serdang</w:t>
      </w:r>
      <w:proofErr w:type="spellEnd"/>
      <w:r w:rsidRPr="00F81661">
        <w:rPr>
          <w:rFonts w:ascii="Times New Roman" w:hAnsi="Times New Roman" w:cs="Times New Roman"/>
          <w:sz w:val="24"/>
          <w:szCs w:val="24"/>
        </w:rPr>
        <w:t xml:space="preserve"> campus, </w:t>
      </w:r>
      <w:proofErr w:type="spellStart"/>
      <w:r w:rsidRPr="00F81661">
        <w:rPr>
          <w:rFonts w:ascii="Times New Roman" w:hAnsi="Times New Roman" w:cs="Times New Roman"/>
          <w:sz w:val="24"/>
          <w:szCs w:val="24"/>
        </w:rPr>
        <w:t>MyCOMS</w:t>
      </w:r>
      <w:proofErr w:type="spellEnd"/>
      <w:r w:rsidRPr="00F81661">
        <w:rPr>
          <w:rFonts w:ascii="Times New Roman" w:hAnsi="Times New Roman" w:cs="Times New Roman"/>
          <w:sz w:val="24"/>
          <w:szCs w:val="24"/>
        </w:rPr>
        <w:t xml:space="preserve"> is a type of electric vehicle that only have one-seated, which provides difficulty in terms of mobility. When the car is being driven to some other place, it is hard to get the car back to original place, unless there is someone who is responsible in returning the vehicles to the desired location at the start. The daily demand of the electric vehicle differs with stations, as the number of student and staff that has different schedule to go to every places in the campus. Thus, the deployment of the vehicle is crucial, as it is best to place the vehicle at stations which has the most traffic at the start of the day, to ensure that it serves its purpose in providing mobility to students and staffs. With this it is hope that the overcrowded and the over-capacity issue of the number of passenger for transportation currently provided.</w:t>
      </w:r>
    </w:p>
    <w:p w:rsidR="00BE070C" w:rsidRPr="00F81661" w:rsidRDefault="00BE070C" w:rsidP="007E30A8">
      <w:pPr>
        <w:spacing w:line="360" w:lineRule="auto"/>
        <w:ind w:firstLine="720"/>
        <w:jc w:val="both"/>
        <w:rPr>
          <w:rFonts w:ascii="Times New Roman" w:hAnsi="Times New Roman" w:cs="Times New Roman"/>
          <w:sz w:val="24"/>
          <w:szCs w:val="24"/>
        </w:rPr>
      </w:pPr>
      <w:r w:rsidRPr="00F81661">
        <w:rPr>
          <w:rFonts w:ascii="Times New Roman" w:hAnsi="Times New Roman" w:cs="Times New Roman"/>
          <w:sz w:val="24"/>
          <w:szCs w:val="24"/>
        </w:rPr>
        <w:t>By combining both model and the technology specified above, it is hoped that it can be transformed into a better and more intelligent system that would benefit users, and the administration at the same time.</w:t>
      </w:r>
    </w:p>
    <w:p w:rsidR="00BE070C" w:rsidRPr="00F81661" w:rsidRDefault="00BE070C" w:rsidP="00F81661">
      <w:pPr>
        <w:spacing w:line="360" w:lineRule="auto"/>
        <w:jc w:val="both"/>
        <w:rPr>
          <w:rFonts w:ascii="Times New Roman" w:hAnsi="Times New Roman" w:cs="Times New Roman"/>
          <w:sz w:val="24"/>
          <w:szCs w:val="24"/>
        </w:rPr>
      </w:pPr>
    </w:p>
    <w:p w:rsidR="00BE070C" w:rsidRPr="00D143EB" w:rsidRDefault="00BE070C" w:rsidP="00F81661">
      <w:pPr>
        <w:spacing w:line="360" w:lineRule="auto"/>
        <w:jc w:val="both"/>
        <w:rPr>
          <w:rFonts w:ascii="Times New Roman" w:hAnsi="Times New Roman" w:cs="Times New Roman"/>
          <w:b/>
          <w:sz w:val="24"/>
          <w:szCs w:val="24"/>
        </w:rPr>
      </w:pPr>
      <w:r w:rsidRPr="00D143EB">
        <w:rPr>
          <w:rFonts w:ascii="Times New Roman" w:hAnsi="Times New Roman" w:cs="Times New Roman"/>
          <w:b/>
          <w:sz w:val="24"/>
          <w:szCs w:val="24"/>
        </w:rPr>
        <w:t>1.2 Problem Statement</w:t>
      </w:r>
    </w:p>
    <w:p w:rsidR="00BE070C" w:rsidRDefault="00BE070C" w:rsidP="007E30A8">
      <w:pPr>
        <w:spacing w:line="360" w:lineRule="auto"/>
        <w:ind w:firstLine="720"/>
        <w:jc w:val="both"/>
        <w:rPr>
          <w:rFonts w:ascii="Times New Roman" w:hAnsi="Times New Roman" w:cs="Times New Roman"/>
          <w:sz w:val="24"/>
          <w:szCs w:val="24"/>
        </w:rPr>
      </w:pPr>
      <w:r w:rsidRPr="00F81661">
        <w:rPr>
          <w:rFonts w:ascii="Times New Roman" w:hAnsi="Times New Roman" w:cs="Times New Roman"/>
          <w:sz w:val="24"/>
          <w:szCs w:val="24"/>
        </w:rPr>
        <w:t xml:space="preserve">The issue arise is that time taken in travelling in the campus is high with the public transportation provided that covers the area. With ride sharing among students, it is targeted to solve the over-crowded issue with the limited mode of transportation. Full utilization of networks within the students is expected to generate and create a safe environment and community which makes every ride smooth. </w:t>
      </w:r>
    </w:p>
    <w:p w:rsidR="007E30A8" w:rsidRDefault="007E30A8" w:rsidP="007E30A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Students, staff and every personnel that is in UPM </w:t>
      </w:r>
      <w:proofErr w:type="spellStart"/>
      <w:r>
        <w:rPr>
          <w:rFonts w:ascii="Times New Roman" w:hAnsi="Times New Roman" w:cs="Times New Roman"/>
          <w:sz w:val="24"/>
          <w:szCs w:val="24"/>
        </w:rPr>
        <w:t>Serdang</w:t>
      </w:r>
      <w:proofErr w:type="spellEnd"/>
      <w:r>
        <w:rPr>
          <w:rFonts w:ascii="Times New Roman" w:hAnsi="Times New Roman" w:cs="Times New Roman"/>
          <w:sz w:val="24"/>
          <w:szCs w:val="24"/>
        </w:rPr>
        <w:t xml:space="preserve"> campus will face traffic problem, when it comes to peak hour travel, and also certain ad-hoc event and program hosted in the campus. One of the most significant event that adds up to the traffic issue would be annual convocation which will last for a week. And weeks before the convocation ex-students will be returning to the campus in retrieving their graduation robe and to submit documents. This will </w:t>
      </w:r>
      <w:r>
        <w:rPr>
          <w:rFonts w:ascii="Times New Roman" w:hAnsi="Times New Roman" w:cs="Times New Roman"/>
          <w:sz w:val="24"/>
          <w:szCs w:val="24"/>
        </w:rPr>
        <w:lastRenderedPageBreak/>
        <w:t xml:space="preserve">even add up to the </w:t>
      </w:r>
      <w:r w:rsidR="00FD74BE">
        <w:rPr>
          <w:rFonts w:ascii="Times New Roman" w:hAnsi="Times New Roman" w:cs="Times New Roman"/>
          <w:sz w:val="24"/>
          <w:szCs w:val="24"/>
        </w:rPr>
        <w:t xml:space="preserve">normal traffic volume. This can be solved if there is a shared network that can be used in coordinating vehicles by demand. User can expect the availability of vehicle and book it in advance, and use it when they need it the most. </w:t>
      </w:r>
    </w:p>
    <w:p w:rsidR="007E30A8" w:rsidRDefault="007E30A8" w:rsidP="007E30A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one-seated </w:t>
      </w:r>
      <w:proofErr w:type="spellStart"/>
      <w:r>
        <w:rPr>
          <w:rFonts w:ascii="Times New Roman" w:hAnsi="Times New Roman" w:cs="Times New Roman"/>
          <w:sz w:val="24"/>
          <w:szCs w:val="24"/>
        </w:rPr>
        <w:t>MyCOMS</w:t>
      </w:r>
      <w:proofErr w:type="spellEnd"/>
      <w:r>
        <w:rPr>
          <w:rFonts w:ascii="Times New Roman" w:hAnsi="Times New Roman" w:cs="Times New Roman"/>
          <w:sz w:val="24"/>
          <w:szCs w:val="24"/>
        </w:rPr>
        <w:t xml:space="preserve"> only has 3 units available for the UPM </w:t>
      </w:r>
      <w:proofErr w:type="spellStart"/>
      <w:r>
        <w:rPr>
          <w:rFonts w:ascii="Times New Roman" w:hAnsi="Times New Roman" w:cs="Times New Roman"/>
          <w:sz w:val="24"/>
          <w:szCs w:val="24"/>
        </w:rPr>
        <w:t>Serdang</w:t>
      </w:r>
      <w:proofErr w:type="spellEnd"/>
      <w:r>
        <w:rPr>
          <w:rFonts w:ascii="Times New Roman" w:hAnsi="Times New Roman" w:cs="Times New Roman"/>
          <w:sz w:val="24"/>
          <w:szCs w:val="24"/>
        </w:rPr>
        <w:t xml:space="preserve"> Campus. Users must be able to utilize it fully, only through sharing of a pool of same network. The availability and whereabouts of the vehicle must be updated almost instantly to allow everyone in the network to view its status, and decide on the usage of it. Certain limitation to the vehicle must be considered, such as battery level, destination of journey, and usage demand. The vehicle will be useless if there is not enough power to run. The vehicle will have limited source of user if destination of a journey is targeted at remote area of the campus. The vehicle must be placed properly at stations where there is higher demand to serve its purpose. </w:t>
      </w:r>
    </w:p>
    <w:p w:rsidR="00F507A0" w:rsidRDefault="00F507A0" w:rsidP="007E30A8">
      <w:pPr>
        <w:spacing w:line="360" w:lineRule="auto"/>
        <w:ind w:firstLine="720"/>
        <w:jc w:val="both"/>
        <w:rPr>
          <w:rFonts w:ascii="Times New Roman" w:hAnsi="Times New Roman" w:cs="Times New Roman"/>
          <w:sz w:val="24"/>
          <w:szCs w:val="24"/>
        </w:rPr>
      </w:pPr>
      <w:ins w:id="5" w:author="choo hong yee" w:date="2018-05-24T04:01:00Z">
        <w:r>
          <w:rPr>
            <w:rFonts w:ascii="Times New Roman" w:hAnsi="Times New Roman" w:cs="Times New Roman"/>
            <w:sz w:val="24"/>
            <w:szCs w:val="24"/>
          </w:rPr>
          <w:t xml:space="preserve">The previous application built for booking of </w:t>
        </w:r>
        <w:proofErr w:type="spellStart"/>
        <w:r>
          <w:rPr>
            <w:rFonts w:ascii="Times New Roman" w:hAnsi="Times New Roman" w:cs="Times New Roman"/>
            <w:sz w:val="24"/>
            <w:szCs w:val="24"/>
          </w:rPr>
          <w:t>MyCOMS</w:t>
        </w:r>
        <w:proofErr w:type="spellEnd"/>
        <w:r>
          <w:rPr>
            <w:rFonts w:ascii="Times New Roman" w:hAnsi="Times New Roman" w:cs="Times New Roman"/>
            <w:sz w:val="24"/>
            <w:szCs w:val="24"/>
          </w:rPr>
          <w:t xml:space="preserve"> was not sufficient in </w:t>
        </w:r>
      </w:ins>
      <w:ins w:id="6" w:author="choo hong yee" w:date="2018-05-24T04:03:00Z">
        <w:r>
          <w:rPr>
            <w:rFonts w:ascii="Times New Roman" w:hAnsi="Times New Roman" w:cs="Times New Roman"/>
            <w:sz w:val="24"/>
            <w:szCs w:val="24"/>
          </w:rPr>
          <w:t>servicing</w:t>
        </w:r>
      </w:ins>
      <w:ins w:id="7" w:author="choo hong yee" w:date="2018-05-24T04:01:00Z">
        <w:r>
          <w:rPr>
            <w:rFonts w:ascii="Times New Roman" w:hAnsi="Times New Roman" w:cs="Times New Roman"/>
            <w:sz w:val="24"/>
            <w:szCs w:val="24"/>
          </w:rPr>
          <w:t xml:space="preserve"> the capacity of students and staff in UPM </w:t>
        </w:r>
        <w:proofErr w:type="spellStart"/>
        <w:r>
          <w:rPr>
            <w:rFonts w:ascii="Times New Roman" w:hAnsi="Times New Roman" w:cs="Times New Roman"/>
            <w:sz w:val="24"/>
            <w:szCs w:val="24"/>
          </w:rPr>
          <w:t>Serdang</w:t>
        </w:r>
        <w:proofErr w:type="spellEnd"/>
        <w:r>
          <w:rPr>
            <w:rFonts w:ascii="Times New Roman" w:hAnsi="Times New Roman" w:cs="Times New Roman"/>
            <w:sz w:val="24"/>
            <w:szCs w:val="24"/>
          </w:rPr>
          <w:t xml:space="preserve"> campus. </w:t>
        </w:r>
      </w:ins>
      <w:ins w:id="8" w:author="choo hong yee" w:date="2018-05-24T04:04:00Z">
        <w:r>
          <w:rPr>
            <w:rFonts w:ascii="Times New Roman" w:hAnsi="Times New Roman" w:cs="Times New Roman"/>
            <w:sz w:val="24"/>
            <w:szCs w:val="24"/>
          </w:rPr>
          <w:t>The application was also reviewed</w:t>
        </w:r>
      </w:ins>
      <w:ins w:id="9" w:author="choo hong yee" w:date="2018-05-24T04:06:00Z">
        <w:r>
          <w:rPr>
            <w:rFonts w:ascii="Times New Roman" w:hAnsi="Times New Roman" w:cs="Times New Roman"/>
            <w:sz w:val="24"/>
            <w:szCs w:val="24"/>
          </w:rPr>
          <w:t xml:space="preserve"> thoroughly from the framework used to the type of database used in supporting the whole application. It was found out that the application was made in Cordova </w:t>
        </w:r>
      </w:ins>
      <w:ins w:id="10" w:author="choo hong yee" w:date="2018-05-24T04:07:00Z">
        <w:r>
          <w:rPr>
            <w:rFonts w:ascii="Times New Roman" w:hAnsi="Times New Roman" w:cs="Times New Roman"/>
            <w:sz w:val="24"/>
            <w:szCs w:val="24"/>
          </w:rPr>
          <w:t xml:space="preserve">framework and uses relational database as the backbone. In terms of scaling the numbers of </w:t>
        </w:r>
      </w:ins>
      <w:ins w:id="11" w:author="choo hong yee" w:date="2018-05-24T04:08:00Z">
        <w:r>
          <w:rPr>
            <w:rFonts w:ascii="Times New Roman" w:hAnsi="Times New Roman" w:cs="Times New Roman"/>
            <w:sz w:val="24"/>
            <w:szCs w:val="24"/>
          </w:rPr>
          <w:t>concurrent</w:t>
        </w:r>
      </w:ins>
      <w:ins w:id="12" w:author="choo hong yee" w:date="2018-05-24T04:07:00Z">
        <w:r>
          <w:rPr>
            <w:rFonts w:ascii="Times New Roman" w:hAnsi="Times New Roman" w:cs="Times New Roman"/>
            <w:sz w:val="24"/>
            <w:szCs w:val="24"/>
          </w:rPr>
          <w:t xml:space="preserve"> </w:t>
        </w:r>
      </w:ins>
      <w:ins w:id="13" w:author="choo hong yee" w:date="2018-05-24T04:08:00Z">
        <w:r>
          <w:rPr>
            <w:rFonts w:ascii="Times New Roman" w:hAnsi="Times New Roman" w:cs="Times New Roman"/>
            <w:sz w:val="24"/>
            <w:szCs w:val="24"/>
          </w:rPr>
          <w:t xml:space="preserve">user of the application, certain modifications must be done in order to increase efficiency and reduce breakdown or failure of the application in delivering the objectives. </w:t>
        </w:r>
      </w:ins>
    </w:p>
    <w:p w:rsidR="00BE070C" w:rsidRPr="00F81661" w:rsidRDefault="00BE070C" w:rsidP="00F81661">
      <w:pPr>
        <w:spacing w:line="360" w:lineRule="auto"/>
        <w:jc w:val="both"/>
        <w:rPr>
          <w:rFonts w:ascii="Times New Roman" w:hAnsi="Times New Roman" w:cs="Times New Roman"/>
          <w:sz w:val="24"/>
          <w:szCs w:val="24"/>
        </w:rPr>
      </w:pPr>
    </w:p>
    <w:p w:rsidR="00BE070C" w:rsidRPr="00D143EB" w:rsidRDefault="00BE070C" w:rsidP="00F81661">
      <w:pPr>
        <w:spacing w:line="360" w:lineRule="auto"/>
        <w:jc w:val="both"/>
        <w:rPr>
          <w:rFonts w:ascii="Times New Roman" w:hAnsi="Times New Roman" w:cs="Times New Roman"/>
          <w:b/>
          <w:sz w:val="24"/>
          <w:szCs w:val="24"/>
        </w:rPr>
      </w:pPr>
      <w:r w:rsidRPr="00D143EB">
        <w:rPr>
          <w:rFonts w:ascii="Times New Roman" w:hAnsi="Times New Roman" w:cs="Times New Roman"/>
          <w:b/>
          <w:sz w:val="24"/>
          <w:szCs w:val="24"/>
        </w:rPr>
        <w:t>1.3 Aim and Objectives</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ab/>
        <w:t xml:space="preserve">The aim of this project is to develop a </w:t>
      </w:r>
      <w:del w:id="14" w:author="choo hong yee" w:date="2018-05-24T04:10:00Z">
        <w:r w:rsidRPr="00F81661" w:rsidDel="0040256B">
          <w:rPr>
            <w:rFonts w:ascii="Times New Roman" w:hAnsi="Times New Roman" w:cs="Times New Roman"/>
            <w:sz w:val="24"/>
            <w:szCs w:val="24"/>
          </w:rPr>
          <w:delText xml:space="preserve">fully working </w:delText>
        </w:r>
      </w:del>
      <w:r w:rsidRPr="00F81661">
        <w:rPr>
          <w:rFonts w:ascii="Times New Roman" w:hAnsi="Times New Roman" w:cs="Times New Roman"/>
          <w:sz w:val="24"/>
          <w:szCs w:val="24"/>
        </w:rPr>
        <w:t>secured in campus ride-sharing application.</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ab/>
        <w:t xml:space="preserve">The objectives of </w:t>
      </w:r>
      <w:r w:rsidR="00A41284">
        <w:rPr>
          <w:rFonts w:ascii="Times New Roman" w:hAnsi="Times New Roman" w:cs="Times New Roman"/>
          <w:sz w:val="24"/>
          <w:szCs w:val="24"/>
        </w:rPr>
        <w:t>this project are</w:t>
      </w:r>
      <w:r w:rsidRPr="00F81661">
        <w:rPr>
          <w:rFonts w:ascii="Times New Roman" w:hAnsi="Times New Roman" w:cs="Times New Roman"/>
          <w:sz w:val="24"/>
          <w:szCs w:val="24"/>
        </w:rPr>
        <w:t>:</w:t>
      </w:r>
    </w:p>
    <w:p w:rsidR="00BE070C" w:rsidRPr="008A14EC" w:rsidRDefault="00BE070C" w:rsidP="008A14EC">
      <w:pPr>
        <w:pStyle w:val="ListParagraph"/>
        <w:numPr>
          <w:ilvl w:val="0"/>
          <w:numId w:val="2"/>
        </w:numPr>
        <w:spacing w:line="360" w:lineRule="auto"/>
        <w:jc w:val="both"/>
        <w:rPr>
          <w:rFonts w:ascii="Times New Roman" w:hAnsi="Times New Roman" w:cs="Times New Roman"/>
          <w:sz w:val="24"/>
          <w:szCs w:val="24"/>
        </w:rPr>
      </w:pPr>
      <w:r w:rsidRPr="008A14EC">
        <w:rPr>
          <w:rFonts w:ascii="Times New Roman" w:hAnsi="Times New Roman" w:cs="Times New Roman"/>
          <w:sz w:val="24"/>
          <w:szCs w:val="24"/>
        </w:rPr>
        <w:t xml:space="preserve">To design and create an EV ride-sharing application in UPM </w:t>
      </w:r>
      <w:proofErr w:type="spellStart"/>
      <w:r w:rsidRPr="008A14EC">
        <w:rPr>
          <w:rFonts w:ascii="Times New Roman" w:hAnsi="Times New Roman" w:cs="Times New Roman"/>
          <w:sz w:val="24"/>
          <w:szCs w:val="24"/>
        </w:rPr>
        <w:t>Serdang</w:t>
      </w:r>
      <w:proofErr w:type="spellEnd"/>
      <w:r w:rsidRPr="008A14EC">
        <w:rPr>
          <w:rFonts w:ascii="Times New Roman" w:hAnsi="Times New Roman" w:cs="Times New Roman"/>
          <w:sz w:val="24"/>
          <w:szCs w:val="24"/>
        </w:rPr>
        <w:t xml:space="preserve"> campus.</w:t>
      </w:r>
    </w:p>
    <w:p w:rsidR="00BE070C" w:rsidRPr="008A14EC" w:rsidRDefault="00BE070C" w:rsidP="008A14EC">
      <w:pPr>
        <w:pStyle w:val="ListParagraph"/>
        <w:numPr>
          <w:ilvl w:val="0"/>
          <w:numId w:val="2"/>
        </w:numPr>
        <w:spacing w:line="360" w:lineRule="auto"/>
        <w:jc w:val="both"/>
        <w:rPr>
          <w:rFonts w:ascii="Times New Roman" w:hAnsi="Times New Roman" w:cs="Times New Roman"/>
          <w:sz w:val="24"/>
          <w:szCs w:val="24"/>
        </w:rPr>
      </w:pPr>
      <w:r w:rsidRPr="008A14EC">
        <w:rPr>
          <w:rFonts w:ascii="Times New Roman" w:hAnsi="Times New Roman" w:cs="Times New Roman"/>
          <w:sz w:val="24"/>
          <w:szCs w:val="24"/>
        </w:rPr>
        <w:t>To predict station level demand of EV.</w:t>
      </w:r>
    </w:p>
    <w:p w:rsidR="00BE070C" w:rsidRDefault="00BE070C" w:rsidP="00F81661">
      <w:pPr>
        <w:pStyle w:val="ListParagraph"/>
        <w:numPr>
          <w:ilvl w:val="0"/>
          <w:numId w:val="2"/>
        </w:numPr>
        <w:spacing w:line="360" w:lineRule="auto"/>
        <w:jc w:val="both"/>
        <w:rPr>
          <w:rFonts w:ascii="Times New Roman" w:hAnsi="Times New Roman" w:cs="Times New Roman"/>
          <w:sz w:val="24"/>
          <w:szCs w:val="24"/>
        </w:rPr>
      </w:pPr>
      <w:r w:rsidRPr="008A14EC">
        <w:rPr>
          <w:rFonts w:ascii="Times New Roman" w:hAnsi="Times New Roman" w:cs="Times New Roman"/>
          <w:sz w:val="24"/>
          <w:szCs w:val="24"/>
        </w:rPr>
        <w:t>To evaluate the system design performance.</w:t>
      </w:r>
    </w:p>
    <w:p w:rsidR="00D143EB" w:rsidRPr="00D143EB" w:rsidRDefault="00D143EB" w:rsidP="00D143EB">
      <w:pPr>
        <w:spacing w:line="360" w:lineRule="auto"/>
        <w:jc w:val="both"/>
        <w:rPr>
          <w:rFonts w:ascii="Times New Roman" w:hAnsi="Times New Roman" w:cs="Times New Roman"/>
          <w:b/>
          <w:sz w:val="24"/>
          <w:szCs w:val="24"/>
        </w:rPr>
      </w:pPr>
    </w:p>
    <w:p w:rsidR="00BE070C" w:rsidRPr="00D143EB" w:rsidRDefault="00BE070C" w:rsidP="00F81661">
      <w:pPr>
        <w:spacing w:line="360" w:lineRule="auto"/>
        <w:jc w:val="both"/>
        <w:rPr>
          <w:rFonts w:ascii="Times New Roman" w:hAnsi="Times New Roman" w:cs="Times New Roman"/>
          <w:b/>
          <w:sz w:val="24"/>
          <w:szCs w:val="24"/>
        </w:rPr>
      </w:pPr>
      <w:r w:rsidRPr="00D143EB">
        <w:rPr>
          <w:rFonts w:ascii="Times New Roman" w:hAnsi="Times New Roman" w:cs="Times New Roman"/>
          <w:b/>
          <w:sz w:val="24"/>
          <w:szCs w:val="24"/>
        </w:rPr>
        <w:t>1.4 Project Scope</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lastRenderedPageBreak/>
        <w:tab/>
        <w:t xml:space="preserve">The project will be focusing on the development of a ride-sharing Android application. The main mode of transportation which is going to be used in this project would be the Toyota </w:t>
      </w:r>
      <w:proofErr w:type="spellStart"/>
      <w:r w:rsidRPr="00F81661">
        <w:rPr>
          <w:rFonts w:ascii="Times New Roman" w:hAnsi="Times New Roman" w:cs="Times New Roman"/>
          <w:sz w:val="24"/>
          <w:szCs w:val="24"/>
        </w:rPr>
        <w:t>Chotto</w:t>
      </w:r>
      <w:proofErr w:type="spellEnd"/>
      <w:r w:rsidRPr="00F81661">
        <w:rPr>
          <w:rFonts w:ascii="Times New Roman" w:hAnsi="Times New Roman" w:cs="Times New Roman"/>
          <w:sz w:val="24"/>
          <w:szCs w:val="24"/>
        </w:rPr>
        <w:t xml:space="preserve"> </w:t>
      </w:r>
      <w:proofErr w:type="spellStart"/>
      <w:r w:rsidRPr="00F81661">
        <w:rPr>
          <w:rFonts w:ascii="Times New Roman" w:hAnsi="Times New Roman" w:cs="Times New Roman"/>
          <w:sz w:val="24"/>
          <w:szCs w:val="24"/>
        </w:rPr>
        <w:t>Odekake</w:t>
      </w:r>
      <w:proofErr w:type="spellEnd"/>
      <w:r w:rsidRPr="00F81661">
        <w:rPr>
          <w:rFonts w:ascii="Times New Roman" w:hAnsi="Times New Roman" w:cs="Times New Roman"/>
          <w:sz w:val="24"/>
          <w:szCs w:val="24"/>
        </w:rPr>
        <w:t xml:space="preserve"> </w:t>
      </w:r>
      <w:proofErr w:type="spellStart"/>
      <w:r w:rsidRPr="00F81661">
        <w:rPr>
          <w:rFonts w:ascii="Times New Roman" w:hAnsi="Times New Roman" w:cs="Times New Roman"/>
          <w:sz w:val="24"/>
          <w:szCs w:val="24"/>
        </w:rPr>
        <w:t>Machimade</w:t>
      </w:r>
      <w:proofErr w:type="spellEnd"/>
      <w:r w:rsidRPr="00F81661">
        <w:rPr>
          <w:rFonts w:ascii="Times New Roman" w:hAnsi="Times New Roman" w:cs="Times New Roman"/>
          <w:sz w:val="24"/>
          <w:szCs w:val="24"/>
        </w:rPr>
        <w:t xml:space="preserve"> </w:t>
      </w:r>
      <w:proofErr w:type="spellStart"/>
      <w:r w:rsidRPr="00F81661">
        <w:rPr>
          <w:rFonts w:ascii="Times New Roman" w:hAnsi="Times New Roman" w:cs="Times New Roman"/>
          <w:sz w:val="24"/>
          <w:szCs w:val="24"/>
        </w:rPr>
        <w:t>Suisui</w:t>
      </w:r>
      <w:proofErr w:type="spellEnd"/>
      <w:r w:rsidRPr="00F81661">
        <w:rPr>
          <w:rFonts w:ascii="Times New Roman" w:hAnsi="Times New Roman" w:cs="Times New Roman"/>
          <w:sz w:val="24"/>
          <w:szCs w:val="24"/>
        </w:rPr>
        <w:t xml:space="preserve"> (COMS), which is later rename as </w:t>
      </w:r>
      <w:proofErr w:type="spellStart"/>
      <w:r w:rsidRPr="00F81661">
        <w:rPr>
          <w:rFonts w:ascii="Times New Roman" w:hAnsi="Times New Roman" w:cs="Times New Roman"/>
          <w:sz w:val="24"/>
          <w:szCs w:val="24"/>
        </w:rPr>
        <w:t>MyCOMS</w:t>
      </w:r>
      <w:proofErr w:type="spellEnd"/>
      <w:r w:rsidRPr="00F81661">
        <w:rPr>
          <w:rFonts w:ascii="Times New Roman" w:hAnsi="Times New Roman" w:cs="Times New Roman"/>
          <w:sz w:val="24"/>
          <w:szCs w:val="24"/>
        </w:rPr>
        <w:t xml:space="preserve"> by </w:t>
      </w:r>
      <w:proofErr w:type="spellStart"/>
      <w:r w:rsidRPr="00F81661">
        <w:rPr>
          <w:rFonts w:ascii="Times New Roman" w:hAnsi="Times New Roman" w:cs="Times New Roman"/>
          <w:sz w:val="24"/>
          <w:szCs w:val="24"/>
        </w:rPr>
        <w:t>Universiti</w:t>
      </w:r>
      <w:proofErr w:type="spellEnd"/>
      <w:r w:rsidRPr="00F81661">
        <w:rPr>
          <w:rFonts w:ascii="Times New Roman" w:hAnsi="Times New Roman" w:cs="Times New Roman"/>
          <w:sz w:val="24"/>
          <w:szCs w:val="24"/>
        </w:rPr>
        <w:t xml:space="preserve"> Putra Malaysia (UPM), in hopes to promote green technology in the </w:t>
      </w:r>
      <w:proofErr w:type="spellStart"/>
      <w:r w:rsidRPr="00F81661">
        <w:rPr>
          <w:rFonts w:ascii="Times New Roman" w:hAnsi="Times New Roman" w:cs="Times New Roman"/>
          <w:sz w:val="24"/>
          <w:szCs w:val="24"/>
        </w:rPr>
        <w:t>Serdang</w:t>
      </w:r>
      <w:proofErr w:type="spellEnd"/>
      <w:r w:rsidRPr="00F81661">
        <w:rPr>
          <w:rFonts w:ascii="Times New Roman" w:hAnsi="Times New Roman" w:cs="Times New Roman"/>
          <w:sz w:val="24"/>
          <w:szCs w:val="24"/>
        </w:rPr>
        <w:t xml:space="preserve"> Campus. The COMS is a single-</w:t>
      </w:r>
      <w:r w:rsidR="00560D19" w:rsidRPr="00F81661">
        <w:rPr>
          <w:rFonts w:ascii="Times New Roman" w:hAnsi="Times New Roman" w:cs="Times New Roman"/>
          <w:sz w:val="24"/>
          <w:szCs w:val="24"/>
        </w:rPr>
        <w:t>seated</w:t>
      </w:r>
      <w:r w:rsidRPr="00F81661">
        <w:rPr>
          <w:rFonts w:ascii="Times New Roman" w:hAnsi="Times New Roman" w:cs="Times New Roman"/>
          <w:sz w:val="24"/>
          <w:szCs w:val="24"/>
        </w:rPr>
        <w:t xml:space="preserve"> ultra-compact electric vehicle, which carry the meanings of </w:t>
      </w:r>
      <w:r w:rsidR="007E30A8">
        <w:rPr>
          <w:rFonts w:ascii="Times New Roman" w:hAnsi="Times New Roman" w:cs="Times New Roman"/>
          <w:sz w:val="24"/>
          <w:szCs w:val="24"/>
        </w:rPr>
        <w:t>‘smooth, short rides into town”</w:t>
      </w:r>
      <w:r w:rsidRPr="00F81661">
        <w:rPr>
          <w:rFonts w:ascii="Times New Roman" w:hAnsi="Times New Roman" w:cs="Times New Roman"/>
          <w:sz w:val="24"/>
          <w:szCs w:val="24"/>
        </w:rPr>
        <w:t>. Three COMS are received, and it represents the collaboration between UPM, Toyota Auto Body Malaysia (TABM), Toyota Auto Body Japan (TABJ) and also Kyushu Institute of Technology (</w:t>
      </w:r>
      <w:proofErr w:type="spellStart"/>
      <w:r w:rsidRPr="00F81661">
        <w:rPr>
          <w:rFonts w:ascii="Times New Roman" w:hAnsi="Times New Roman" w:cs="Times New Roman"/>
          <w:sz w:val="24"/>
          <w:szCs w:val="24"/>
        </w:rPr>
        <w:t>Kyutech</w:t>
      </w:r>
      <w:proofErr w:type="spellEnd"/>
      <w:r w:rsidRPr="00F81661">
        <w:rPr>
          <w:rFonts w:ascii="Times New Roman" w:hAnsi="Times New Roman" w:cs="Times New Roman"/>
          <w:sz w:val="24"/>
          <w:szCs w:val="24"/>
        </w:rPr>
        <w:t>), Japan. This project will have high similarities of the model of bike-sharing, as the COMS is a single-</w:t>
      </w:r>
      <w:r w:rsidR="00560D19" w:rsidRPr="00F81661">
        <w:rPr>
          <w:rFonts w:ascii="Times New Roman" w:hAnsi="Times New Roman" w:cs="Times New Roman"/>
          <w:sz w:val="24"/>
          <w:szCs w:val="24"/>
        </w:rPr>
        <w:t>seated</w:t>
      </w:r>
      <w:r w:rsidRPr="00F81661">
        <w:rPr>
          <w:rFonts w:ascii="Times New Roman" w:hAnsi="Times New Roman" w:cs="Times New Roman"/>
          <w:sz w:val="24"/>
          <w:szCs w:val="24"/>
        </w:rPr>
        <w:t xml:space="preserve"> vehicle, and can only be transported whenever there is driver on it. </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ab/>
        <w:t xml:space="preserve">The proposed mobile application which specially created for mobile device with platform of Android is expected to build to coordinate and monitor the </w:t>
      </w:r>
      <w:proofErr w:type="spellStart"/>
      <w:r w:rsidRPr="00F81661">
        <w:rPr>
          <w:rFonts w:ascii="Times New Roman" w:hAnsi="Times New Roman" w:cs="Times New Roman"/>
          <w:sz w:val="24"/>
          <w:szCs w:val="24"/>
        </w:rPr>
        <w:t>MyCOMS</w:t>
      </w:r>
      <w:proofErr w:type="spellEnd"/>
      <w:r w:rsidRPr="00F81661">
        <w:rPr>
          <w:rFonts w:ascii="Times New Roman" w:hAnsi="Times New Roman" w:cs="Times New Roman"/>
          <w:sz w:val="24"/>
          <w:szCs w:val="24"/>
        </w:rPr>
        <w:t xml:space="preserve"> vehicle. It is targeted to provide efficiency for users to manage the booking of the </w:t>
      </w:r>
      <w:proofErr w:type="spellStart"/>
      <w:r w:rsidRPr="00F81661">
        <w:rPr>
          <w:rFonts w:ascii="Times New Roman" w:hAnsi="Times New Roman" w:cs="Times New Roman"/>
          <w:sz w:val="24"/>
          <w:szCs w:val="24"/>
        </w:rPr>
        <w:t>MyCOMS</w:t>
      </w:r>
      <w:proofErr w:type="spellEnd"/>
      <w:r w:rsidRPr="00F81661">
        <w:rPr>
          <w:rFonts w:ascii="Times New Roman" w:hAnsi="Times New Roman" w:cs="Times New Roman"/>
          <w:sz w:val="24"/>
          <w:szCs w:val="24"/>
        </w:rPr>
        <w:t xml:space="preserve">, and also for the administration team to have full time monitoring of the vehicle whenever it is. </w:t>
      </w:r>
    </w:p>
    <w:p w:rsidR="00BE070C" w:rsidRPr="00F81661" w:rsidRDefault="00BE070C" w:rsidP="00F81661">
      <w:pPr>
        <w:spacing w:line="360" w:lineRule="auto"/>
        <w:jc w:val="both"/>
        <w:rPr>
          <w:rFonts w:ascii="Times New Roman" w:hAnsi="Times New Roman" w:cs="Times New Roman"/>
          <w:sz w:val="24"/>
          <w:szCs w:val="24"/>
        </w:rPr>
      </w:pPr>
    </w:p>
    <w:p w:rsidR="00BE070C" w:rsidRPr="00D143EB" w:rsidRDefault="00BE070C" w:rsidP="00F81661">
      <w:pPr>
        <w:spacing w:line="360" w:lineRule="auto"/>
        <w:jc w:val="both"/>
        <w:rPr>
          <w:rFonts w:ascii="Times New Roman" w:hAnsi="Times New Roman" w:cs="Times New Roman"/>
          <w:b/>
          <w:sz w:val="24"/>
          <w:szCs w:val="24"/>
        </w:rPr>
      </w:pPr>
      <w:r w:rsidRPr="00D143EB">
        <w:rPr>
          <w:rFonts w:ascii="Times New Roman" w:hAnsi="Times New Roman" w:cs="Times New Roman"/>
          <w:b/>
          <w:sz w:val="24"/>
          <w:szCs w:val="24"/>
        </w:rPr>
        <w:t xml:space="preserve">1.5 Report Outline </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ab/>
        <w:t>The thesis consists of five chapters, which includes introduction, literature review, methodology, result and discussion, and conclusion.</w:t>
      </w:r>
    </w:p>
    <w:p w:rsidR="00BE070C" w:rsidRPr="00FD74BE" w:rsidRDefault="00BE070C" w:rsidP="00FD74BE">
      <w:pPr>
        <w:pStyle w:val="ListParagraph"/>
        <w:numPr>
          <w:ilvl w:val="0"/>
          <w:numId w:val="3"/>
        </w:numPr>
        <w:spacing w:line="360" w:lineRule="auto"/>
        <w:jc w:val="both"/>
        <w:rPr>
          <w:rFonts w:ascii="Times New Roman" w:hAnsi="Times New Roman" w:cs="Times New Roman"/>
          <w:sz w:val="24"/>
          <w:szCs w:val="24"/>
        </w:rPr>
      </w:pPr>
      <w:r w:rsidRPr="00FD74BE">
        <w:rPr>
          <w:rFonts w:ascii="Times New Roman" w:hAnsi="Times New Roman" w:cs="Times New Roman"/>
          <w:sz w:val="24"/>
          <w:szCs w:val="24"/>
        </w:rPr>
        <w:t xml:space="preserve">Chapter 1 - Introduction to the background of the involved EV which is </w:t>
      </w:r>
      <w:proofErr w:type="spellStart"/>
      <w:r w:rsidRPr="00FD74BE">
        <w:rPr>
          <w:rFonts w:ascii="Times New Roman" w:hAnsi="Times New Roman" w:cs="Times New Roman"/>
          <w:sz w:val="24"/>
          <w:szCs w:val="24"/>
        </w:rPr>
        <w:t>MyCOMS</w:t>
      </w:r>
      <w:proofErr w:type="spellEnd"/>
      <w:r w:rsidRPr="00FD74BE">
        <w:rPr>
          <w:rFonts w:ascii="Times New Roman" w:hAnsi="Times New Roman" w:cs="Times New Roman"/>
          <w:sz w:val="24"/>
          <w:szCs w:val="24"/>
        </w:rPr>
        <w:t xml:space="preserve">, and the targeted ride-sharing android application. Problem statements are defined in this chapter. The aims and main objectives of the project are also discussed in the chapter too. Project scope is declared at the end of the chapter. </w:t>
      </w:r>
    </w:p>
    <w:p w:rsidR="00BE070C" w:rsidRPr="00FD74BE" w:rsidRDefault="00BE070C" w:rsidP="00FD74BE">
      <w:pPr>
        <w:pStyle w:val="ListParagraph"/>
        <w:numPr>
          <w:ilvl w:val="0"/>
          <w:numId w:val="3"/>
        </w:numPr>
        <w:spacing w:line="360" w:lineRule="auto"/>
        <w:jc w:val="both"/>
        <w:rPr>
          <w:rFonts w:ascii="Times New Roman" w:hAnsi="Times New Roman" w:cs="Times New Roman"/>
          <w:sz w:val="24"/>
          <w:szCs w:val="24"/>
        </w:rPr>
      </w:pPr>
      <w:r w:rsidRPr="00FD74BE">
        <w:rPr>
          <w:rFonts w:ascii="Times New Roman" w:hAnsi="Times New Roman" w:cs="Times New Roman"/>
          <w:sz w:val="24"/>
          <w:szCs w:val="24"/>
        </w:rPr>
        <w:t>Chapter 2 - Literature review of the related research on the ride-sharing industries, including vehicles with driver, and also vehicles that are driverless. The existing ride-sharing application are studied, compared and discussed in this chapter. Main focus of the project which is the ride-sharing android application is discussed in the chapter.</w:t>
      </w:r>
    </w:p>
    <w:p w:rsidR="00BE070C" w:rsidRPr="00FD74BE" w:rsidRDefault="00BE070C" w:rsidP="00FD74BE">
      <w:pPr>
        <w:pStyle w:val="ListParagraph"/>
        <w:numPr>
          <w:ilvl w:val="0"/>
          <w:numId w:val="3"/>
        </w:numPr>
        <w:spacing w:line="360" w:lineRule="auto"/>
        <w:jc w:val="both"/>
        <w:rPr>
          <w:rFonts w:ascii="Times New Roman" w:hAnsi="Times New Roman" w:cs="Times New Roman"/>
          <w:sz w:val="24"/>
          <w:szCs w:val="24"/>
        </w:rPr>
      </w:pPr>
      <w:r w:rsidRPr="00FD74BE">
        <w:rPr>
          <w:rFonts w:ascii="Times New Roman" w:hAnsi="Times New Roman" w:cs="Times New Roman"/>
          <w:sz w:val="24"/>
          <w:szCs w:val="24"/>
        </w:rPr>
        <w:t xml:space="preserve">Chapter 3 - Methodology used in the overall flow, outline and the process of the project. The related materials and equipment such as </w:t>
      </w:r>
      <w:r w:rsidR="00560D19" w:rsidRPr="00FD74BE">
        <w:rPr>
          <w:rFonts w:ascii="Times New Roman" w:hAnsi="Times New Roman" w:cs="Times New Roman"/>
          <w:sz w:val="24"/>
          <w:szCs w:val="24"/>
        </w:rPr>
        <w:t>hardware</w:t>
      </w:r>
      <w:r w:rsidRPr="00FD74BE">
        <w:rPr>
          <w:rFonts w:ascii="Times New Roman" w:hAnsi="Times New Roman" w:cs="Times New Roman"/>
          <w:sz w:val="24"/>
          <w:szCs w:val="24"/>
        </w:rPr>
        <w:t xml:space="preserve"> and </w:t>
      </w:r>
      <w:r w:rsidR="00560D19" w:rsidRPr="00FD74BE">
        <w:rPr>
          <w:rFonts w:ascii="Times New Roman" w:hAnsi="Times New Roman" w:cs="Times New Roman"/>
          <w:sz w:val="24"/>
          <w:szCs w:val="24"/>
        </w:rPr>
        <w:t>software</w:t>
      </w:r>
      <w:r w:rsidRPr="00FD74BE">
        <w:rPr>
          <w:rFonts w:ascii="Times New Roman" w:hAnsi="Times New Roman" w:cs="Times New Roman"/>
          <w:sz w:val="24"/>
          <w:szCs w:val="24"/>
        </w:rPr>
        <w:t xml:space="preserve"> involved: Android devices, Android Studio IDE and </w:t>
      </w:r>
      <w:proofErr w:type="spellStart"/>
      <w:r w:rsidRPr="00FD74BE">
        <w:rPr>
          <w:rFonts w:ascii="Times New Roman" w:hAnsi="Times New Roman" w:cs="Times New Roman"/>
          <w:sz w:val="24"/>
          <w:szCs w:val="24"/>
        </w:rPr>
        <w:t>MyCOMS</w:t>
      </w:r>
      <w:proofErr w:type="spellEnd"/>
      <w:r w:rsidRPr="00FD74BE">
        <w:rPr>
          <w:rFonts w:ascii="Times New Roman" w:hAnsi="Times New Roman" w:cs="Times New Roman"/>
          <w:sz w:val="24"/>
          <w:szCs w:val="24"/>
        </w:rPr>
        <w:t xml:space="preserve"> are discussed. The architecture of the android </w:t>
      </w:r>
      <w:r w:rsidRPr="00FD74BE">
        <w:rPr>
          <w:rFonts w:ascii="Times New Roman" w:hAnsi="Times New Roman" w:cs="Times New Roman"/>
          <w:sz w:val="24"/>
          <w:szCs w:val="24"/>
        </w:rPr>
        <w:lastRenderedPageBreak/>
        <w:t xml:space="preserve">system is further explained in this chapter. The emerging idea of developing this ride-sharing application is further discussed in the same section of the chapter. </w:t>
      </w:r>
    </w:p>
    <w:p w:rsidR="00FD74BE" w:rsidRPr="00FD74BE" w:rsidRDefault="00BE070C" w:rsidP="00FD74BE">
      <w:pPr>
        <w:pStyle w:val="ListParagraph"/>
        <w:numPr>
          <w:ilvl w:val="0"/>
          <w:numId w:val="3"/>
        </w:numPr>
        <w:spacing w:line="360" w:lineRule="auto"/>
        <w:jc w:val="both"/>
        <w:rPr>
          <w:rFonts w:ascii="Times New Roman" w:hAnsi="Times New Roman" w:cs="Times New Roman"/>
          <w:sz w:val="24"/>
          <w:szCs w:val="24"/>
        </w:rPr>
      </w:pPr>
      <w:r w:rsidRPr="00FD74BE">
        <w:rPr>
          <w:rFonts w:ascii="Times New Roman" w:hAnsi="Times New Roman" w:cs="Times New Roman"/>
          <w:sz w:val="24"/>
          <w:szCs w:val="24"/>
        </w:rPr>
        <w:t>Chapter 4 - The result and discussion which shows the screenshot, and also the performance evaluation of the application. The problem faced throughout the application development and project deployment are discussed in this chapter.</w:t>
      </w:r>
    </w:p>
    <w:p w:rsidR="00BE070C" w:rsidRPr="00FD74BE" w:rsidRDefault="00560D19" w:rsidP="00FD74BE">
      <w:pPr>
        <w:pStyle w:val="ListParagraph"/>
        <w:numPr>
          <w:ilvl w:val="0"/>
          <w:numId w:val="3"/>
        </w:numPr>
        <w:spacing w:line="360" w:lineRule="auto"/>
        <w:jc w:val="both"/>
        <w:rPr>
          <w:rFonts w:ascii="Times New Roman" w:hAnsi="Times New Roman" w:cs="Times New Roman"/>
          <w:sz w:val="24"/>
          <w:szCs w:val="24"/>
        </w:rPr>
      </w:pPr>
      <w:r w:rsidRPr="00FD74BE">
        <w:rPr>
          <w:rFonts w:ascii="Times New Roman" w:hAnsi="Times New Roman" w:cs="Times New Roman"/>
          <w:sz w:val="24"/>
          <w:szCs w:val="24"/>
        </w:rPr>
        <w:t xml:space="preserve">Chapter 5 - </w:t>
      </w:r>
      <w:r w:rsidR="00BE070C" w:rsidRPr="00FD74BE">
        <w:rPr>
          <w:rFonts w:ascii="Times New Roman" w:hAnsi="Times New Roman" w:cs="Times New Roman"/>
          <w:sz w:val="24"/>
          <w:szCs w:val="24"/>
        </w:rPr>
        <w:t xml:space="preserve">Conclusion of the whole project in the last chapter of the thesis. </w:t>
      </w:r>
      <w:r w:rsidR="002131DB" w:rsidRPr="00FD74BE">
        <w:rPr>
          <w:rFonts w:ascii="Times New Roman" w:hAnsi="Times New Roman" w:cs="Times New Roman"/>
          <w:sz w:val="24"/>
          <w:szCs w:val="24"/>
        </w:rPr>
        <w:t>This chapter will includes the</w:t>
      </w:r>
      <w:r w:rsidR="00BE070C" w:rsidRPr="00FD74BE">
        <w:rPr>
          <w:rFonts w:ascii="Times New Roman" w:hAnsi="Times New Roman" w:cs="Times New Roman"/>
          <w:sz w:val="24"/>
          <w:szCs w:val="24"/>
        </w:rPr>
        <w:t xml:space="preserve"> application development, the evaluation findings and also the future works possible for the application are discussed in the chapter.</w:t>
      </w:r>
    </w:p>
    <w:p w:rsidR="00FD74BE" w:rsidRDefault="00FD74BE" w:rsidP="008A14EC">
      <w:pPr>
        <w:spacing w:line="360" w:lineRule="auto"/>
        <w:jc w:val="center"/>
        <w:rPr>
          <w:rFonts w:ascii="Times New Roman" w:hAnsi="Times New Roman" w:cs="Times New Roman"/>
          <w:b/>
          <w:sz w:val="24"/>
          <w:szCs w:val="24"/>
        </w:rPr>
      </w:pPr>
    </w:p>
    <w:p w:rsidR="0040256B" w:rsidRDefault="0040256B">
      <w:pPr>
        <w:rPr>
          <w:ins w:id="15" w:author="choo hong yee" w:date="2018-05-24T04:10:00Z"/>
          <w:rFonts w:ascii="Times New Roman" w:hAnsi="Times New Roman" w:cs="Times New Roman"/>
          <w:b/>
          <w:sz w:val="24"/>
          <w:szCs w:val="24"/>
        </w:rPr>
      </w:pPr>
      <w:ins w:id="16" w:author="choo hong yee" w:date="2018-05-24T04:10:00Z">
        <w:r>
          <w:rPr>
            <w:rFonts w:ascii="Times New Roman" w:hAnsi="Times New Roman" w:cs="Times New Roman"/>
            <w:b/>
            <w:sz w:val="24"/>
            <w:szCs w:val="24"/>
          </w:rPr>
          <w:br w:type="page"/>
        </w:r>
      </w:ins>
    </w:p>
    <w:p w:rsidR="00FD74BE" w:rsidRDefault="00FD74BE" w:rsidP="008A14EC">
      <w:pPr>
        <w:spacing w:line="360" w:lineRule="auto"/>
        <w:jc w:val="center"/>
        <w:rPr>
          <w:rFonts w:ascii="Times New Roman" w:hAnsi="Times New Roman" w:cs="Times New Roman"/>
          <w:b/>
          <w:sz w:val="24"/>
          <w:szCs w:val="24"/>
        </w:rPr>
      </w:pPr>
    </w:p>
    <w:p w:rsidR="00BE070C" w:rsidRPr="008A14EC" w:rsidRDefault="00BE070C" w:rsidP="008A14EC">
      <w:pPr>
        <w:spacing w:line="360" w:lineRule="auto"/>
        <w:jc w:val="center"/>
        <w:rPr>
          <w:rFonts w:ascii="Times New Roman" w:hAnsi="Times New Roman" w:cs="Times New Roman"/>
          <w:b/>
          <w:sz w:val="24"/>
          <w:szCs w:val="24"/>
        </w:rPr>
      </w:pPr>
      <w:r w:rsidRPr="008A14EC">
        <w:rPr>
          <w:rFonts w:ascii="Times New Roman" w:hAnsi="Times New Roman" w:cs="Times New Roman"/>
          <w:b/>
          <w:sz w:val="24"/>
          <w:szCs w:val="24"/>
        </w:rPr>
        <w:t>CHAPTER 2</w:t>
      </w:r>
    </w:p>
    <w:p w:rsidR="00BE070C" w:rsidRDefault="00BE070C" w:rsidP="008A14EC">
      <w:pPr>
        <w:spacing w:line="360" w:lineRule="auto"/>
        <w:jc w:val="center"/>
        <w:rPr>
          <w:rFonts w:ascii="Times New Roman" w:hAnsi="Times New Roman" w:cs="Times New Roman"/>
          <w:b/>
          <w:sz w:val="24"/>
          <w:szCs w:val="24"/>
        </w:rPr>
      </w:pPr>
      <w:r w:rsidRPr="008A14EC">
        <w:rPr>
          <w:rFonts w:ascii="Times New Roman" w:hAnsi="Times New Roman" w:cs="Times New Roman"/>
          <w:b/>
          <w:sz w:val="24"/>
          <w:szCs w:val="24"/>
        </w:rPr>
        <w:t>LITERATURE REVIEW</w:t>
      </w:r>
    </w:p>
    <w:p w:rsidR="008A14EC" w:rsidRDefault="008A14EC" w:rsidP="008A14EC">
      <w:pPr>
        <w:spacing w:line="360" w:lineRule="auto"/>
        <w:jc w:val="center"/>
        <w:rPr>
          <w:rFonts w:ascii="Times New Roman" w:hAnsi="Times New Roman" w:cs="Times New Roman"/>
          <w:b/>
          <w:sz w:val="24"/>
          <w:szCs w:val="24"/>
        </w:rPr>
      </w:pPr>
    </w:p>
    <w:p w:rsidR="00FD74BE" w:rsidRDefault="00FD74BE" w:rsidP="008A14EC">
      <w:pPr>
        <w:spacing w:line="360" w:lineRule="auto"/>
        <w:jc w:val="center"/>
        <w:rPr>
          <w:rFonts w:ascii="Times New Roman" w:hAnsi="Times New Roman" w:cs="Times New Roman"/>
          <w:b/>
          <w:sz w:val="24"/>
          <w:szCs w:val="24"/>
        </w:rPr>
      </w:pPr>
    </w:p>
    <w:p w:rsidR="008A14EC" w:rsidRPr="00F81661" w:rsidRDefault="008A14EC" w:rsidP="008A14EC">
      <w:pPr>
        <w:spacing w:line="360" w:lineRule="auto"/>
        <w:jc w:val="center"/>
        <w:rPr>
          <w:rFonts w:ascii="Times New Roman" w:hAnsi="Times New Roman" w:cs="Times New Roman"/>
          <w:sz w:val="24"/>
          <w:szCs w:val="24"/>
        </w:rPr>
      </w:pPr>
    </w:p>
    <w:p w:rsidR="00BE070C" w:rsidRPr="00D143EB" w:rsidRDefault="00BE070C" w:rsidP="00F81661">
      <w:pPr>
        <w:spacing w:line="360" w:lineRule="auto"/>
        <w:jc w:val="both"/>
        <w:rPr>
          <w:rFonts w:ascii="Times New Roman" w:hAnsi="Times New Roman" w:cs="Times New Roman"/>
          <w:b/>
          <w:sz w:val="24"/>
          <w:szCs w:val="24"/>
        </w:rPr>
      </w:pPr>
      <w:r w:rsidRPr="00D143EB">
        <w:rPr>
          <w:rFonts w:ascii="Times New Roman" w:hAnsi="Times New Roman" w:cs="Times New Roman"/>
          <w:b/>
          <w:sz w:val="24"/>
          <w:szCs w:val="24"/>
        </w:rPr>
        <w:t>2.1 Introduction</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ab/>
        <w:t xml:space="preserve">In this chapter, the case study of the operational model of ride-sharing and bike-sharing application will be discuss thoroughly. The existing system of the application will be studied especially on features, limitations, advantages and disadvantages will be discussed throughout this chapter. </w:t>
      </w:r>
    </w:p>
    <w:p w:rsidR="00BE070C" w:rsidRPr="00F81661" w:rsidRDefault="00BE070C" w:rsidP="00F81661">
      <w:pPr>
        <w:spacing w:line="360" w:lineRule="auto"/>
        <w:jc w:val="both"/>
        <w:rPr>
          <w:rFonts w:ascii="Times New Roman" w:hAnsi="Times New Roman" w:cs="Times New Roman"/>
          <w:sz w:val="24"/>
          <w:szCs w:val="24"/>
        </w:rPr>
      </w:pPr>
    </w:p>
    <w:p w:rsidR="00BE070C" w:rsidRPr="00D143EB" w:rsidRDefault="00BE070C" w:rsidP="00F81661">
      <w:pPr>
        <w:spacing w:line="360" w:lineRule="auto"/>
        <w:jc w:val="both"/>
        <w:rPr>
          <w:rFonts w:ascii="Times New Roman" w:hAnsi="Times New Roman" w:cs="Times New Roman"/>
          <w:b/>
          <w:sz w:val="24"/>
          <w:szCs w:val="24"/>
        </w:rPr>
      </w:pPr>
      <w:r w:rsidRPr="00D143EB">
        <w:rPr>
          <w:rFonts w:ascii="Times New Roman" w:hAnsi="Times New Roman" w:cs="Times New Roman"/>
          <w:b/>
          <w:sz w:val="24"/>
          <w:szCs w:val="24"/>
        </w:rPr>
        <w:t>2.2 Ride Sharing</w:t>
      </w:r>
    </w:p>
    <w:p w:rsidR="00BE070C" w:rsidRPr="00F81661" w:rsidRDefault="00BE070C" w:rsidP="00FD74BE">
      <w:pPr>
        <w:spacing w:line="360" w:lineRule="auto"/>
        <w:ind w:firstLine="720"/>
        <w:jc w:val="both"/>
        <w:rPr>
          <w:rFonts w:ascii="Times New Roman" w:hAnsi="Times New Roman" w:cs="Times New Roman"/>
          <w:sz w:val="24"/>
          <w:szCs w:val="24"/>
        </w:rPr>
      </w:pPr>
      <w:r w:rsidRPr="00F81661">
        <w:rPr>
          <w:rFonts w:ascii="Times New Roman" w:hAnsi="Times New Roman" w:cs="Times New Roman"/>
          <w:sz w:val="24"/>
          <w:szCs w:val="24"/>
        </w:rPr>
        <w:t>Public transportation plays a significant role in daily lives of Malaysian citizens as it connects each other to the desired destination. Some of the most common form of public transportation such as bus, train, taxi and others, where one of the mode has occupancy lesser than 40% which is taxi in the form of vehicle. One of the reasons is that the service and cost of hiring a taxi is not proportional as customer</w:t>
      </w:r>
      <w:r w:rsidR="00693852">
        <w:rPr>
          <w:rFonts w:ascii="Times New Roman" w:hAnsi="Times New Roman" w:cs="Times New Roman"/>
          <w:sz w:val="24"/>
          <w:szCs w:val="24"/>
        </w:rPr>
        <w:t xml:space="preserve"> feel there is unfairness in it</w:t>
      </w:r>
      <w:r w:rsidRPr="00F81661">
        <w:rPr>
          <w:rFonts w:ascii="Times New Roman" w:hAnsi="Times New Roman" w:cs="Times New Roman"/>
          <w:sz w:val="24"/>
          <w:szCs w:val="24"/>
        </w:rPr>
        <w:t xml:space="preserve"> [1]</w:t>
      </w:r>
      <w:r w:rsidR="00693852">
        <w:rPr>
          <w:rFonts w:ascii="Times New Roman" w:hAnsi="Times New Roman" w:cs="Times New Roman"/>
          <w:sz w:val="24"/>
          <w:szCs w:val="24"/>
        </w:rPr>
        <w:t>.</w:t>
      </w:r>
      <w:r w:rsidRPr="00F81661">
        <w:rPr>
          <w:rFonts w:ascii="Times New Roman" w:hAnsi="Times New Roman" w:cs="Times New Roman"/>
          <w:sz w:val="24"/>
          <w:szCs w:val="24"/>
        </w:rPr>
        <w:t xml:space="preserve"> </w:t>
      </w:r>
      <w:r w:rsidR="00927CF4" w:rsidRPr="00F81661">
        <w:rPr>
          <w:rFonts w:ascii="Times New Roman" w:hAnsi="Times New Roman" w:cs="Times New Roman"/>
          <w:sz w:val="24"/>
          <w:szCs w:val="24"/>
        </w:rPr>
        <w:t>Monopolized</w:t>
      </w:r>
      <w:r w:rsidRPr="00F81661">
        <w:rPr>
          <w:rFonts w:ascii="Times New Roman" w:hAnsi="Times New Roman" w:cs="Times New Roman"/>
          <w:sz w:val="24"/>
          <w:szCs w:val="24"/>
        </w:rPr>
        <w:t xml:space="preserve"> and bad </w:t>
      </w:r>
      <w:r w:rsidR="00927CF4" w:rsidRPr="00F81661">
        <w:rPr>
          <w:rFonts w:ascii="Times New Roman" w:hAnsi="Times New Roman" w:cs="Times New Roman"/>
          <w:sz w:val="24"/>
          <w:szCs w:val="24"/>
        </w:rPr>
        <w:t>behavior</w:t>
      </w:r>
      <w:r w:rsidRPr="00F81661">
        <w:rPr>
          <w:rFonts w:ascii="Times New Roman" w:hAnsi="Times New Roman" w:cs="Times New Roman"/>
          <w:sz w:val="24"/>
          <w:szCs w:val="24"/>
        </w:rPr>
        <w:t xml:space="preserve"> of driver are also the reason for the low using rate of taxi. As compared to the other transportation, taxi carries the highest mobility and flexibility, with no tracks needed as compared to trains, and wider roads for busses, it is simply the best mode of transportation for short distance around a certain area.</w:t>
      </w:r>
    </w:p>
    <w:p w:rsidR="00BE070C"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ab/>
        <w:t xml:space="preserve">But since the occupancy rate of taxi is low, and special infrastructure needed for trains and bus, families with higher purchasing power can afford </w:t>
      </w:r>
      <w:r w:rsidR="00927CF4" w:rsidRPr="00F81661">
        <w:rPr>
          <w:rFonts w:ascii="Times New Roman" w:hAnsi="Times New Roman" w:cs="Times New Roman"/>
          <w:sz w:val="24"/>
          <w:szCs w:val="24"/>
        </w:rPr>
        <w:t>to buy</w:t>
      </w:r>
      <w:r w:rsidRPr="00F81661">
        <w:rPr>
          <w:rFonts w:ascii="Times New Roman" w:hAnsi="Times New Roman" w:cs="Times New Roman"/>
          <w:sz w:val="24"/>
          <w:szCs w:val="24"/>
        </w:rPr>
        <w:t xml:space="preserve"> a vehicle for daily travelling purpose. With that the cars on the road increases gradually which leads to high traffic on daily commute. Cars are not fully utilize if it </w:t>
      </w:r>
      <w:r w:rsidR="00FD74BE">
        <w:rPr>
          <w:rFonts w:ascii="Times New Roman" w:hAnsi="Times New Roman" w:cs="Times New Roman"/>
          <w:sz w:val="24"/>
          <w:szCs w:val="24"/>
        </w:rPr>
        <w:t>carries only one</w:t>
      </w:r>
      <w:r w:rsidRPr="00F81661">
        <w:rPr>
          <w:rFonts w:ascii="Times New Roman" w:hAnsi="Times New Roman" w:cs="Times New Roman"/>
          <w:sz w:val="24"/>
          <w:szCs w:val="24"/>
        </w:rPr>
        <w:t xml:space="preserve"> passenger, and leads to the main reason for creating traffic jam commuting from one place to another. This can be solved by pairing users together with </w:t>
      </w:r>
      <w:r w:rsidRPr="00F81661">
        <w:rPr>
          <w:rFonts w:ascii="Times New Roman" w:hAnsi="Times New Roman" w:cs="Times New Roman"/>
          <w:sz w:val="24"/>
          <w:szCs w:val="24"/>
        </w:rPr>
        <w:lastRenderedPageBreak/>
        <w:t xml:space="preserve">the same destination up to the maximum capacity of the car, the traffic condition could be reduced at least 4 times as compared to the </w:t>
      </w:r>
      <w:r w:rsidR="00927CF4" w:rsidRPr="00F81661">
        <w:rPr>
          <w:rFonts w:ascii="Times New Roman" w:hAnsi="Times New Roman" w:cs="Times New Roman"/>
          <w:sz w:val="24"/>
          <w:szCs w:val="24"/>
        </w:rPr>
        <w:t>worst case</w:t>
      </w:r>
      <w:r w:rsidRPr="00F81661">
        <w:rPr>
          <w:rFonts w:ascii="Times New Roman" w:hAnsi="Times New Roman" w:cs="Times New Roman"/>
          <w:sz w:val="24"/>
          <w:szCs w:val="24"/>
        </w:rPr>
        <w:t xml:space="preserve"> scenario mentioned earlier. But how do people solve that by knowing who is the exact person that has the same destination with the departing location within a close range? Analyzing the field of software development integrating with social media, this is made possible when information is shared on a platform which is to be viewed publicly, and user with high similarity will be known and paired which makes up to solving the case earlier. Crowdsourcing the data would automates the whole process and reduce the effort in exploring potential user in the domain</w:t>
      </w:r>
      <w:r w:rsidR="00693852">
        <w:rPr>
          <w:rFonts w:ascii="Times New Roman" w:hAnsi="Times New Roman" w:cs="Times New Roman"/>
          <w:sz w:val="24"/>
          <w:szCs w:val="24"/>
        </w:rPr>
        <w:t xml:space="preserve"> of traffic and transportation </w:t>
      </w:r>
      <w:r w:rsidRPr="00F81661">
        <w:rPr>
          <w:rFonts w:ascii="Times New Roman" w:hAnsi="Times New Roman" w:cs="Times New Roman"/>
          <w:sz w:val="24"/>
          <w:szCs w:val="24"/>
        </w:rPr>
        <w:t>[2]</w:t>
      </w:r>
      <w:r w:rsidR="00693852">
        <w:rPr>
          <w:rFonts w:ascii="Times New Roman" w:hAnsi="Times New Roman" w:cs="Times New Roman"/>
          <w:sz w:val="24"/>
          <w:szCs w:val="24"/>
        </w:rPr>
        <w:t>.</w:t>
      </w:r>
    </w:p>
    <w:p w:rsidR="00BE070C" w:rsidRDefault="00353253" w:rsidP="00F81661">
      <w:pPr>
        <w:spacing w:line="360" w:lineRule="auto"/>
        <w:jc w:val="both"/>
        <w:rPr>
          <w:rFonts w:ascii="Times New Roman" w:hAnsi="Times New Roman" w:cs="Times New Roman"/>
          <w:sz w:val="24"/>
          <w:szCs w:val="24"/>
        </w:rPr>
      </w:pPr>
      <w:r>
        <w:rPr>
          <w:rFonts w:ascii="Times New Roman" w:hAnsi="Times New Roman" w:cs="Times New Roman"/>
          <w:sz w:val="24"/>
          <w:szCs w:val="24"/>
        </w:rPr>
        <w:tab/>
        <w:t>These sharing economy business is built not only on the technology advancement, but also in a sense</w:t>
      </w:r>
      <w:r w:rsidR="00FF13FE">
        <w:rPr>
          <w:rFonts w:ascii="Times New Roman" w:hAnsi="Times New Roman" w:cs="Times New Roman"/>
          <w:sz w:val="24"/>
          <w:szCs w:val="24"/>
        </w:rPr>
        <w:t xml:space="preserve"> of “trust” among each other [3</w:t>
      </w:r>
      <w:r>
        <w:rPr>
          <w:rFonts w:ascii="Times New Roman" w:hAnsi="Times New Roman" w:cs="Times New Roman"/>
          <w:sz w:val="24"/>
          <w:szCs w:val="24"/>
        </w:rPr>
        <w:t>]</w:t>
      </w:r>
      <w:r w:rsidR="001F12D2">
        <w:rPr>
          <w:rFonts w:ascii="Times New Roman" w:hAnsi="Times New Roman" w:cs="Times New Roman"/>
          <w:sz w:val="24"/>
          <w:szCs w:val="24"/>
        </w:rPr>
        <w:t>. The sharing of object among strangers solely rely on trust, is the key of success to the service provided, and it can be provided with a little help from technology. Building of platform ease the communication among each other. Tracking of whereabouts and usage rate can be monitored and viewed, in order to prevent unwanted events to happen. User will not be easily affected by words and saying from another user, and instead it will be affected by mainly the service provider’</w:t>
      </w:r>
      <w:r w:rsidR="00FF13FE">
        <w:rPr>
          <w:rFonts w:ascii="Times New Roman" w:hAnsi="Times New Roman" w:cs="Times New Roman"/>
          <w:sz w:val="24"/>
          <w:szCs w:val="24"/>
        </w:rPr>
        <w:t>s performance and reputation [4</w:t>
      </w:r>
      <w:r w:rsidR="001F12D2">
        <w:rPr>
          <w:rFonts w:ascii="Times New Roman" w:hAnsi="Times New Roman" w:cs="Times New Roman"/>
          <w:sz w:val="24"/>
          <w:szCs w:val="24"/>
        </w:rPr>
        <w:t xml:space="preserve">]. </w:t>
      </w:r>
      <w:r w:rsidR="00BE070C" w:rsidRPr="00F81661">
        <w:rPr>
          <w:rFonts w:ascii="Times New Roman" w:hAnsi="Times New Roman" w:cs="Times New Roman"/>
          <w:sz w:val="24"/>
          <w:szCs w:val="24"/>
        </w:rPr>
        <w:t xml:space="preserve"> </w:t>
      </w:r>
    </w:p>
    <w:p w:rsidR="00D143EB" w:rsidRPr="00F81661" w:rsidRDefault="00D143EB" w:rsidP="00F81661">
      <w:pPr>
        <w:spacing w:line="360" w:lineRule="auto"/>
        <w:jc w:val="both"/>
        <w:rPr>
          <w:rFonts w:ascii="Times New Roman" w:hAnsi="Times New Roman" w:cs="Times New Roman"/>
          <w:sz w:val="24"/>
          <w:szCs w:val="24"/>
        </w:rPr>
      </w:pPr>
    </w:p>
    <w:p w:rsidR="00BE070C" w:rsidRPr="00D143EB" w:rsidRDefault="00C127AE" w:rsidP="00F81661">
      <w:pPr>
        <w:spacing w:line="360" w:lineRule="auto"/>
        <w:jc w:val="both"/>
        <w:rPr>
          <w:rFonts w:ascii="Times New Roman" w:hAnsi="Times New Roman" w:cs="Times New Roman"/>
          <w:b/>
          <w:sz w:val="24"/>
          <w:szCs w:val="24"/>
        </w:rPr>
      </w:pPr>
      <w:r>
        <w:rPr>
          <w:rFonts w:ascii="Times New Roman" w:hAnsi="Times New Roman" w:cs="Times New Roman"/>
          <w:b/>
          <w:sz w:val="24"/>
          <w:szCs w:val="24"/>
        </w:rPr>
        <w:t>2.3</w:t>
      </w:r>
      <w:r w:rsidR="00BE070C" w:rsidRPr="00D143EB">
        <w:rPr>
          <w:rFonts w:ascii="Times New Roman" w:hAnsi="Times New Roman" w:cs="Times New Roman"/>
          <w:b/>
          <w:sz w:val="24"/>
          <w:szCs w:val="24"/>
        </w:rPr>
        <w:t xml:space="preserve"> Bike Sharing</w:t>
      </w:r>
    </w:p>
    <w:p w:rsidR="00BE070C" w:rsidRPr="00F81661" w:rsidRDefault="00BE070C" w:rsidP="00FD74BE">
      <w:pPr>
        <w:spacing w:line="360" w:lineRule="auto"/>
        <w:ind w:firstLine="720"/>
        <w:jc w:val="both"/>
        <w:rPr>
          <w:rFonts w:ascii="Times New Roman" w:hAnsi="Times New Roman" w:cs="Times New Roman"/>
          <w:sz w:val="24"/>
          <w:szCs w:val="24"/>
        </w:rPr>
      </w:pPr>
      <w:r w:rsidRPr="00F81661">
        <w:rPr>
          <w:rFonts w:ascii="Times New Roman" w:hAnsi="Times New Roman" w:cs="Times New Roman"/>
          <w:sz w:val="24"/>
          <w:szCs w:val="24"/>
        </w:rPr>
        <w:t xml:space="preserve">Since the operational concept of the Android application of </w:t>
      </w:r>
      <w:proofErr w:type="spellStart"/>
      <w:r w:rsidRPr="00F81661">
        <w:rPr>
          <w:rFonts w:ascii="Times New Roman" w:hAnsi="Times New Roman" w:cs="Times New Roman"/>
          <w:sz w:val="24"/>
          <w:szCs w:val="24"/>
        </w:rPr>
        <w:t>MyCOMS</w:t>
      </w:r>
      <w:proofErr w:type="spellEnd"/>
      <w:r w:rsidRPr="00F81661">
        <w:rPr>
          <w:rFonts w:ascii="Times New Roman" w:hAnsi="Times New Roman" w:cs="Times New Roman"/>
          <w:sz w:val="24"/>
          <w:szCs w:val="24"/>
        </w:rPr>
        <w:t xml:space="preserve"> is roughly similar to bike sharing system, the case studies done by researchers will be discussed in this section to further differentiates the difference comparing to ride-sharing application. According to </w:t>
      </w:r>
      <w:proofErr w:type="spellStart"/>
      <w:r w:rsidRPr="00F81661">
        <w:rPr>
          <w:rFonts w:ascii="Times New Roman" w:hAnsi="Times New Roman" w:cs="Times New Roman"/>
          <w:sz w:val="24"/>
          <w:szCs w:val="24"/>
        </w:rPr>
        <w:t>Shaheen</w:t>
      </w:r>
      <w:proofErr w:type="spellEnd"/>
      <w:r w:rsidRPr="00F81661">
        <w:rPr>
          <w:rFonts w:ascii="Times New Roman" w:hAnsi="Times New Roman" w:cs="Times New Roman"/>
          <w:sz w:val="24"/>
          <w:szCs w:val="24"/>
        </w:rPr>
        <w:t>, bike sharing system is currently one of the transportation system in major cities, in solving congestion problem, as well as the ‘last mile problem’ which can be further defined as the distance between home and the transit station</w:t>
      </w:r>
      <w:r w:rsidR="00693852">
        <w:rPr>
          <w:rFonts w:ascii="Times New Roman" w:hAnsi="Times New Roman" w:cs="Times New Roman"/>
          <w:sz w:val="24"/>
          <w:szCs w:val="24"/>
        </w:rPr>
        <w:t xml:space="preserve">, which can be too far to walk </w:t>
      </w:r>
      <w:r w:rsidR="00FF13FE">
        <w:rPr>
          <w:rFonts w:ascii="Times New Roman" w:hAnsi="Times New Roman" w:cs="Times New Roman"/>
          <w:sz w:val="24"/>
          <w:szCs w:val="24"/>
        </w:rPr>
        <w:t>[5</w:t>
      </w:r>
      <w:r w:rsidRPr="00F81661">
        <w:rPr>
          <w:rFonts w:ascii="Times New Roman" w:hAnsi="Times New Roman" w:cs="Times New Roman"/>
          <w:sz w:val="24"/>
          <w:szCs w:val="24"/>
        </w:rPr>
        <w:t>]</w:t>
      </w:r>
      <w:r w:rsidR="00693852">
        <w:rPr>
          <w:rFonts w:ascii="Times New Roman" w:hAnsi="Times New Roman" w:cs="Times New Roman"/>
          <w:sz w:val="24"/>
          <w:szCs w:val="24"/>
        </w:rPr>
        <w:t>.</w:t>
      </w:r>
      <w:r w:rsidRPr="00F81661">
        <w:rPr>
          <w:rFonts w:ascii="Times New Roman" w:hAnsi="Times New Roman" w:cs="Times New Roman"/>
          <w:sz w:val="24"/>
          <w:szCs w:val="24"/>
        </w:rPr>
        <w:t xml:space="preserve"> Most of the big cities are using bike sharing as the solution for users in commuting between places where transit station is not available. Ricci has stated that bike sharing has a network of bicycles which spread across an area of strategically positioned ‘bike sharing station’, which can be used by user for point-to-point jour</w:t>
      </w:r>
      <w:r w:rsidR="00693852">
        <w:rPr>
          <w:rFonts w:ascii="Times New Roman" w:hAnsi="Times New Roman" w:cs="Times New Roman"/>
          <w:sz w:val="24"/>
          <w:szCs w:val="24"/>
        </w:rPr>
        <w:t>ney purpose in a period of time</w:t>
      </w:r>
      <w:r w:rsidR="00FF13FE">
        <w:rPr>
          <w:rFonts w:ascii="Times New Roman" w:hAnsi="Times New Roman" w:cs="Times New Roman"/>
          <w:sz w:val="24"/>
          <w:szCs w:val="24"/>
        </w:rPr>
        <w:t xml:space="preserve"> [6</w:t>
      </w:r>
      <w:r w:rsidRPr="00F81661">
        <w:rPr>
          <w:rFonts w:ascii="Times New Roman" w:hAnsi="Times New Roman" w:cs="Times New Roman"/>
          <w:sz w:val="24"/>
          <w:szCs w:val="24"/>
        </w:rPr>
        <w:t>]</w:t>
      </w:r>
      <w:r w:rsidR="00693852">
        <w:rPr>
          <w:rFonts w:ascii="Times New Roman" w:hAnsi="Times New Roman" w:cs="Times New Roman"/>
          <w:sz w:val="24"/>
          <w:szCs w:val="24"/>
        </w:rPr>
        <w:t>.</w:t>
      </w:r>
      <w:r w:rsidRPr="00F81661">
        <w:rPr>
          <w:rFonts w:ascii="Times New Roman" w:hAnsi="Times New Roman" w:cs="Times New Roman"/>
          <w:sz w:val="24"/>
          <w:szCs w:val="24"/>
        </w:rPr>
        <w:t xml:space="preserve"> </w:t>
      </w:r>
    </w:p>
    <w:p w:rsidR="00BE070C" w:rsidRPr="00F81661" w:rsidRDefault="00BE070C" w:rsidP="00FD74BE">
      <w:pPr>
        <w:spacing w:line="360" w:lineRule="auto"/>
        <w:ind w:firstLine="720"/>
        <w:jc w:val="both"/>
        <w:rPr>
          <w:rFonts w:ascii="Times New Roman" w:hAnsi="Times New Roman" w:cs="Times New Roman"/>
          <w:sz w:val="24"/>
          <w:szCs w:val="24"/>
        </w:rPr>
      </w:pPr>
      <w:r w:rsidRPr="00F81661">
        <w:rPr>
          <w:rFonts w:ascii="Times New Roman" w:hAnsi="Times New Roman" w:cs="Times New Roman"/>
          <w:sz w:val="24"/>
          <w:szCs w:val="24"/>
        </w:rPr>
        <w:t xml:space="preserve">With the reference made, the similarities is shown between bike sharing and </w:t>
      </w:r>
      <w:proofErr w:type="spellStart"/>
      <w:r w:rsidRPr="00F81661">
        <w:rPr>
          <w:rFonts w:ascii="Times New Roman" w:hAnsi="Times New Roman" w:cs="Times New Roman"/>
          <w:sz w:val="24"/>
          <w:szCs w:val="24"/>
        </w:rPr>
        <w:t>MyCOMS</w:t>
      </w:r>
      <w:proofErr w:type="spellEnd"/>
      <w:r w:rsidRPr="00F81661">
        <w:rPr>
          <w:rFonts w:ascii="Times New Roman" w:hAnsi="Times New Roman" w:cs="Times New Roman"/>
          <w:sz w:val="24"/>
          <w:szCs w:val="24"/>
        </w:rPr>
        <w:t xml:space="preserve"> application, where both of the application involves deployment of vehicles at stations, and allow </w:t>
      </w:r>
      <w:r w:rsidRPr="00F81661">
        <w:rPr>
          <w:rFonts w:ascii="Times New Roman" w:hAnsi="Times New Roman" w:cs="Times New Roman"/>
          <w:sz w:val="24"/>
          <w:szCs w:val="24"/>
        </w:rPr>
        <w:lastRenderedPageBreak/>
        <w:t xml:space="preserve">users to book and use it for a period of time, for point-to-point travel purposes. However the downside of both application is that the vehicles would require rebalancing every day, as the demand will differs according to the factors based on the stations. The demand will fluctuate based on several aspect such as the weather, time of travel, location of station, population of station and </w:t>
      </w:r>
      <w:r w:rsidR="00353253" w:rsidRPr="00F81661">
        <w:rPr>
          <w:rFonts w:ascii="Times New Roman" w:hAnsi="Times New Roman" w:cs="Times New Roman"/>
          <w:sz w:val="24"/>
          <w:szCs w:val="24"/>
        </w:rPr>
        <w:t>etc.</w:t>
      </w:r>
      <w:r w:rsidRPr="00F81661">
        <w:rPr>
          <w:rFonts w:ascii="Times New Roman" w:hAnsi="Times New Roman" w:cs="Times New Roman"/>
          <w:sz w:val="24"/>
          <w:szCs w:val="24"/>
        </w:rPr>
        <w:t>, where every element plays important role in affecting the usage level of the application.</w:t>
      </w:r>
    </w:p>
    <w:p w:rsidR="00BE070C" w:rsidRDefault="00BE070C" w:rsidP="00FD74BE">
      <w:pPr>
        <w:spacing w:line="360" w:lineRule="auto"/>
        <w:ind w:firstLine="720"/>
        <w:jc w:val="both"/>
        <w:rPr>
          <w:rFonts w:ascii="Times New Roman" w:hAnsi="Times New Roman" w:cs="Times New Roman"/>
          <w:sz w:val="24"/>
          <w:szCs w:val="24"/>
        </w:rPr>
      </w:pPr>
      <w:r w:rsidRPr="00F81661">
        <w:rPr>
          <w:rFonts w:ascii="Times New Roman" w:hAnsi="Times New Roman" w:cs="Times New Roman"/>
          <w:sz w:val="24"/>
          <w:szCs w:val="24"/>
        </w:rPr>
        <w:t xml:space="preserve">In order to rebalance the vehicle deployment, example and reference are taken from bike sharing model. </w:t>
      </w:r>
      <w:r w:rsidR="00A37187" w:rsidRPr="00A37187">
        <w:rPr>
          <w:rFonts w:ascii="Times New Roman" w:hAnsi="Times New Roman" w:cs="Times New Roman"/>
          <w:sz w:val="24"/>
          <w:szCs w:val="24"/>
        </w:rPr>
        <w:t>Several research were done in predicting the demand as rebalancing of vehicles is always an issue for the service provider, with various method used.</w:t>
      </w:r>
      <w:r w:rsidR="00A37187">
        <w:rPr>
          <w:rFonts w:ascii="Times New Roman" w:hAnsi="Times New Roman" w:cs="Times New Roman"/>
          <w:sz w:val="24"/>
          <w:szCs w:val="24"/>
        </w:rPr>
        <w:t xml:space="preserve"> </w:t>
      </w:r>
      <w:r w:rsidRPr="00F81661">
        <w:rPr>
          <w:rFonts w:ascii="Times New Roman" w:hAnsi="Times New Roman" w:cs="Times New Roman"/>
          <w:sz w:val="24"/>
          <w:szCs w:val="24"/>
        </w:rPr>
        <w:t>To avoid wastage of manpower in providing mobility in allocating the cars at the desired location, artificial intelligence system is adapted into the system. According to Syed, their study in forecasting bike demand using fuzzy interference mechanism has proved that the un-optimized fuzzy interference system can outperform un-optimized traditional feed forward neural network, and concludes that simple fuzzy interference b</w:t>
      </w:r>
      <w:r w:rsidR="00FF13FE">
        <w:rPr>
          <w:rFonts w:ascii="Times New Roman" w:hAnsi="Times New Roman" w:cs="Times New Roman"/>
          <w:sz w:val="24"/>
          <w:szCs w:val="24"/>
        </w:rPr>
        <w:t>ased prediction is sufficient [7</w:t>
      </w:r>
      <w:r w:rsidRPr="00F81661">
        <w:rPr>
          <w:rFonts w:ascii="Times New Roman" w:hAnsi="Times New Roman" w:cs="Times New Roman"/>
          <w:sz w:val="24"/>
          <w:szCs w:val="24"/>
        </w:rPr>
        <w:t>]</w:t>
      </w:r>
      <w:r w:rsidR="00693852">
        <w:rPr>
          <w:rFonts w:ascii="Times New Roman" w:hAnsi="Times New Roman" w:cs="Times New Roman"/>
          <w:sz w:val="24"/>
          <w:szCs w:val="24"/>
        </w:rPr>
        <w:t>.</w:t>
      </w:r>
      <w:r w:rsidRPr="00F81661">
        <w:rPr>
          <w:rFonts w:ascii="Times New Roman" w:hAnsi="Times New Roman" w:cs="Times New Roman"/>
          <w:sz w:val="24"/>
          <w:szCs w:val="24"/>
        </w:rPr>
        <w:t xml:space="preserve"> Author also uses input parameters such as weather, holidays and number of user. Randomize of input is first done, and the system is run 5 times to ensure that the data obtain is accurate and consistent. This paper shows that the prediction using fuzzy logic is feasible, and is not limited only to using neural network for forecasting purpose.</w:t>
      </w:r>
    </w:p>
    <w:p w:rsidR="001F12D2" w:rsidRDefault="00A37187" w:rsidP="00FD74B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Other than that, user’s trip can be predicted as well according to the research which based on the fuzzy logic based </w:t>
      </w:r>
      <w:r w:rsidR="00FF13FE">
        <w:rPr>
          <w:rFonts w:ascii="Times New Roman" w:hAnsi="Times New Roman" w:cs="Times New Roman"/>
          <w:sz w:val="24"/>
          <w:szCs w:val="24"/>
        </w:rPr>
        <w:t>trip generation model [8</w:t>
      </w:r>
      <w:r>
        <w:rPr>
          <w:rFonts w:ascii="Times New Roman" w:hAnsi="Times New Roman" w:cs="Times New Roman"/>
          <w:sz w:val="24"/>
          <w:szCs w:val="24"/>
        </w:rPr>
        <w:t xml:space="preserve">]. </w:t>
      </w:r>
      <w:r w:rsidR="00A92B1D">
        <w:rPr>
          <w:rFonts w:ascii="Times New Roman" w:hAnsi="Times New Roman" w:cs="Times New Roman"/>
          <w:sz w:val="24"/>
          <w:szCs w:val="24"/>
        </w:rPr>
        <w:t>The prediction on user’s trip is important as it affect the demand level of each station in a whole. A notification can be sent to user as an alert of vehicle availability if the prediction data matched with the real-time data. A similar research on the user’s journey prediction is done as well [</w:t>
      </w:r>
      <w:r w:rsidR="00FF13FE">
        <w:rPr>
          <w:rFonts w:ascii="Times New Roman" w:hAnsi="Times New Roman" w:cs="Times New Roman"/>
          <w:sz w:val="24"/>
          <w:szCs w:val="24"/>
        </w:rPr>
        <w:t>9</w:t>
      </w:r>
      <w:r w:rsidR="00A92B1D">
        <w:rPr>
          <w:rFonts w:ascii="Times New Roman" w:hAnsi="Times New Roman" w:cs="Times New Roman"/>
          <w:sz w:val="24"/>
          <w:szCs w:val="24"/>
        </w:rPr>
        <w:t xml:space="preserve">] train predict. It predicts the passenger flow on journey from station to station. From it the traffic management can be done effectively as it helps in providing mobility to the vehicle in reaching stations which have high demand. This paper models the flow with fuzzy logic, adding features of passenger demand to the </w:t>
      </w:r>
      <w:r w:rsidR="00FF13FE">
        <w:rPr>
          <w:rFonts w:ascii="Times New Roman" w:hAnsi="Times New Roman" w:cs="Times New Roman"/>
          <w:sz w:val="24"/>
          <w:szCs w:val="24"/>
        </w:rPr>
        <w:t>mode of transportation [10</w:t>
      </w:r>
      <w:r w:rsidR="00A92B1D">
        <w:rPr>
          <w:rFonts w:ascii="Times New Roman" w:hAnsi="Times New Roman" w:cs="Times New Roman"/>
          <w:sz w:val="24"/>
          <w:szCs w:val="24"/>
        </w:rPr>
        <w:t xml:space="preserve">]. </w:t>
      </w:r>
    </w:p>
    <w:p w:rsidR="007B639D" w:rsidRDefault="007B639D" w:rsidP="00FD74B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With the high number of bicycle in a network of bike sharing system, a group of researcher did simulation optimization, to make sure that resources of bike sharing are shared and used equally [</w:t>
      </w:r>
      <w:r w:rsidR="00FF13FE">
        <w:rPr>
          <w:rFonts w:ascii="Times New Roman" w:hAnsi="Times New Roman" w:cs="Times New Roman"/>
          <w:sz w:val="24"/>
          <w:szCs w:val="24"/>
        </w:rPr>
        <w:t>11</w:t>
      </w:r>
      <w:r>
        <w:rPr>
          <w:rFonts w:ascii="Times New Roman" w:hAnsi="Times New Roman" w:cs="Times New Roman"/>
          <w:sz w:val="24"/>
          <w:szCs w:val="24"/>
        </w:rPr>
        <w:t>]. A proper data retrieved from the network can be mined and analyzed for future transportation improvements [</w:t>
      </w:r>
      <w:r w:rsidR="00FF13FE">
        <w:rPr>
          <w:rFonts w:ascii="Times New Roman" w:hAnsi="Times New Roman" w:cs="Times New Roman"/>
          <w:sz w:val="24"/>
          <w:szCs w:val="24"/>
        </w:rPr>
        <w:t>1</w:t>
      </w:r>
      <w:r>
        <w:rPr>
          <w:rFonts w:ascii="Times New Roman" w:hAnsi="Times New Roman" w:cs="Times New Roman"/>
          <w:sz w:val="24"/>
          <w:szCs w:val="24"/>
        </w:rPr>
        <w:t xml:space="preserve">2]. Collaboration between modes of transportation will improve the strength and weakness of each other, which brings more benefits to the users. </w:t>
      </w:r>
    </w:p>
    <w:p w:rsidR="007B639D" w:rsidRDefault="007B639D" w:rsidP="00FD74B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However comparing on the artificial intelligence method that are involved in prediction, several researchers have use different method such as planning algorithm and searching algorithm [</w:t>
      </w:r>
      <w:r w:rsidR="00FF13FE">
        <w:rPr>
          <w:rFonts w:ascii="Times New Roman" w:hAnsi="Times New Roman" w:cs="Times New Roman"/>
          <w:sz w:val="24"/>
          <w:szCs w:val="24"/>
        </w:rPr>
        <w:t>13</w:t>
      </w:r>
      <w:r>
        <w:rPr>
          <w:rFonts w:ascii="Times New Roman" w:hAnsi="Times New Roman" w:cs="Times New Roman"/>
          <w:sz w:val="24"/>
          <w:szCs w:val="24"/>
        </w:rPr>
        <w:t>] [</w:t>
      </w:r>
      <w:r w:rsidR="00FF13FE">
        <w:rPr>
          <w:rFonts w:ascii="Times New Roman" w:hAnsi="Times New Roman" w:cs="Times New Roman"/>
          <w:sz w:val="24"/>
          <w:szCs w:val="24"/>
        </w:rPr>
        <w:t>14</w:t>
      </w:r>
      <w:r>
        <w:rPr>
          <w:rFonts w:ascii="Times New Roman" w:hAnsi="Times New Roman" w:cs="Times New Roman"/>
          <w:sz w:val="24"/>
          <w:szCs w:val="24"/>
        </w:rPr>
        <w:t xml:space="preserve">]. Fuzzy logic will be used for this application as the data and number of input which the system has to deal with, is not complicated compared to the large network node in bike sharing system. Simple system for daily prediction require several input is suffice. </w:t>
      </w:r>
    </w:p>
    <w:p w:rsidR="00A92B1D" w:rsidRDefault="00A92B1D" w:rsidP="00FD74BE">
      <w:pPr>
        <w:spacing w:line="360" w:lineRule="auto"/>
        <w:ind w:firstLine="720"/>
        <w:jc w:val="both"/>
        <w:rPr>
          <w:rFonts w:ascii="Times New Roman" w:hAnsi="Times New Roman" w:cs="Times New Roman"/>
          <w:sz w:val="24"/>
          <w:szCs w:val="24"/>
        </w:rPr>
      </w:pPr>
    </w:p>
    <w:p w:rsidR="00FD74BE" w:rsidRPr="00D143EB" w:rsidRDefault="00C127AE" w:rsidP="00FD74BE">
      <w:pPr>
        <w:spacing w:line="360" w:lineRule="auto"/>
        <w:jc w:val="both"/>
        <w:rPr>
          <w:rFonts w:ascii="Times New Roman" w:hAnsi="Times New Roman" w:cs="Times New Roman"/>
          <w:b/>
          <w:sz w:val="24"/>
          <w:szCs w:val="24"/>
        </w:rPr>
      </w:pPr>
      <w:r>
        <w:rPr>
          <w:rFonts w:ascii="Times New Roman" w:hAnsi="Times New Roman" w:cs="Times New Roman"/>
          <w:b/>
          <w:sz w:val="24"/>
          <w:szCs w:val="24"/>
        </w:rPr>
        <w:t>2.4</w:t>
      </w:r>
      <w:r w:rsidR="00251724" w:rsidRPr="00D143EB">
        <w:rPr>
          <w:rFonts w:ascii="Times New Roman" w:hAnsi="Times New Roman" w:cs="Times New Roman"/>
          <w:b/>
          <w:sz w:val="24"/>
          <w:szCs w:val="24"/>
        </w:rPr>
        <w:t xml:space="preserve"> </w:t>
      </w:r>
      <w:r w:rsidR="00FD74BE" w:rsidRPr="00D143EB">
        <w:rPr>
          <w:rFonts w:ascii="Times New Roman" w:hAnsi="Times New Roman" w:cs="Times New Roman"/>
          <w:b/>
          <w:sz w:val="24"/>
          <w:szCs w:val="24"/>
        </w:rPr>
        <w:t>COMS</w:t>
      </w:r>
    </w:p>
    <w:p w:rsidR="001B039E" w:rsidRDefault="00FD74BE" w:rsidP="00FD74BE">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COMS is a single seated </w:t>
      </w:r>
      <w:r w:rsidR="001B039E">
        <w:rPr>
          <w:rFonts w:ascii="Times New Roman" w:hAnsi="Times New Roman" w:cs="Times New Roman"/>
          <w:sz w:val="24"/>
          <w:szCs w:val="24"/>
        </w:rPr>
        <w:t xml:space="preserve">electric vehicle that is designed and manufactured by </w:t>
      </w:r>
      <w:r w:rsidR="001B039E" w:rsidRPr="001B039E">
        <w:rPr>
          <w:rFonts w:ascii="Times New Roman" w:hAnsi="Times New Roman" w:cs="Times New Roman"/>
          <w:sz w:val="24"/>
          <w:szCs w:val="24"/>
        </w:rPr>
        <w:t>Toyota</w:t>
      </w:r>
      <w:r w:rsidR="001B039E">
        <w:rPr>
          <w:rFonts w:ascii="Times New Roman" w:hAnsi="Times New Roman" w:cs="Times New Roman"/>
          <w:sz w:val="24"/>
          <w:szCs w:val="24"/>
        </w:rPr>
        <w:t>. According to the specification obtained from Toyota Auto Body Japan’s Corporate Social Responsibility Report 2013, COMS is a fully electric powered vehicle, that uses lead battery which can supply mileage of 50km per charge.</w:t>
      </w:r>
      <w:r w:rsidR="00251724">
        <w:rPr>
          <w:rFonts w:ascii="Times New Roman" w:hAnsi="Times New Roman" w:cs="Times New Roman"/>
          <w:sz w:val="24"/>
          <w:szCs w:val="24"/>
        </w:rPr>
        <w:t xml:space="preserve"> COMS is able to run at a maximum speed of 60km per hour, and it</w:t>
      </w:r>
      <w:r w:rsidR="001B039E">
        <w:rPr>
          <w:rFonts w:ascii="Times New Roman" w:hAnsi="Times New Roman" w:cs="Times New Roman"/>
          <w:sz w:val="24"/>
          <w:szCs w:val="24"/>
        </w:rPr>
        <w:t xml:space="preserve"> has noises which is generated at below 71dB at acceleration, and even lower at 65dB</w:t>
      </w:r>
      <w:r w:rsidR="00251724">
        <w:rPr>
          <w:rFonts w:ascii="Times New Roman" w:hAnsi="Times New Roman" w:cs="Times New Roman"/>
          <w:sz w:val="24"/>
          <w:szCs w:val="24"/>
        </w:rPr>
        <w:t xml:space="preserve"> when it is constantly running </w:t>
      </w:r>
      <w:r w:rsidR="001B039E">
        <w:rPr>
          <w:rFonts w:ascii="Times New Roman" w:hAnsi="Times New Roman" w:cs="Times New Roman"/>
          <w:sz w:val="24"/>
          <w:szCs w:val="24"/>
        </w:rPr>
        <w:t>[</w:t>
      </w:r>
      <w:r w:rsidR="00FF13FE">
        <w:rPr>
          <w:rFonts w:ascii="Times New Roman" w:hAnsi="Times New Roman" w:cs="Times New Roman"/>
          <w:sz w:val="24"/>
          <w:szCs w:val="24"/>
        </w:rPr>
        <w:t>15</w:t>
      </w:r>
      <w:r w:rsidR="001B039E">
        <w:rPr>
          <w:rFonts w:ascii="Times New Roman" w:hAnsi="Times New Roman" w:cs="Times New Roman"/>
          <w:sz w:val="24"/>
          <w:szCs w:val="24"/>
        </w:rPr>
        <w:t>]</w:t>
      </w:r>
      <w:r w:rsidR="00251724">
        <w:rPr>
          <w:rFonts w:ascii="Times New Roman" w:hAnsi="Times New Roman" w:cs="Times New Roman"/>
          <w:sz w:val="24"/>
          <w:szCs w:val="24"/>
        </w:rPr>
        <w:t xml:space="preserve">. It is targeted to serve user that would like to make short trip easier and more convenient. COMS has been deployed in several region of Japan, aiming to reduce carbon emission, as well as navigating through the narrow roads in most area of Japan. Its performance has won itself a </w:t>
      </w:r>
      <w:r w:rsidR="00251724" w:rsidRPr="00251724">
        <w:rPr>
          <w:rFonts w:ascii="Times New Roman" w:hAnsi="Times New Roman" w:cs="Times New Roman"/>
          <w:sz w:val="24"/>
          <w:szCs w:val="24"/>
        </w:rPr>
        <w:t>Nikkei MJ Outstanding Award</w:t>
      </w:r>
      <w:r w:rsidR="00251724">
        <w:rPr>
          <w:rFonts w:ascii="Times New Roman" w:hAnsi="Times New Roman" w:cs="Times New Roman"/>
          <w:sz w:val="24"/>
          <w:szCs w:val="24"/>
        </w:rPr>
        <w:t xml:space="preserve">, which further strengthens its identity among community. </w:t>
      </w:r>
    </w:p>
    <w:p w:rsidR="00251724" w:rsidRDefault="00251724" w:rsidP="00FD74BE">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Researchers have used COMS in various field, which ranges from entertainment field to safety autonomous featured ride on the road. A virtual reality (VR) system is modeled based on motion car, which in this case </w:t>
      </w:r>
      <w:r w:rsidR="00FF13FE">
        <w:rPr>
          <w:rFonts w:ascii="Times New Roman" w:hAnsi="Times New Roman" w:cs="Times New Roman"/>
          <w:sz w:val="24"/>
          <w:szCs w:val="24"/>
        </w:rPr>
        <w:t>COMS was used as the platform [16</w:t>
      </w:r>
      <w:r>
        <w:rPr>
          <w:rFonts w:ascii="Times New Roman" w:hAnsi="Times New Roman" w:cs="Times New Roman"/>
          <w:sz w:val="24"/>
          <w:szCs w:val="24"/>
        </w:rPr>
        <w:t xml:space="preserve">].  The COMS was deployed as a motion platform, where it provides simulated motion sensation to the VR user with autonomous driving. User will control the car with VR controller and headset, where vision through the headset will feel the </w:t>
      </w:r>
      <w:r w:rsidR="00A7467E">
        <w:rPr>
          <w:rFonts w:ascii="Times New Roman" w:hAnsi="Times New Roman" w:cs="Times New Roman"/>
          <w:sz w:val="24"/>
          <w:szCs w:val="24"/>
        </w:rPr>
        <w:t xml:space="preserve">motion when the car is synchronized. It is mentioned that COMS is used as it is easy to control and modify, which allow the developer to create more enhancement on the vehicle with the application of the technology. </w:t>
      </w:r>
    </w:p>
    <w:p w:rsidR="00A7467E" w:rsidRPr="00F81661" w:rsidRDefault="00A7467E" w:rsidP="00FD74BE">
      <w:pPr>
        <w:spacing w:line="360" w:lineRule="auto"/>
        <w:jc w:val="both"/>
        <w:rPr>
          <w:rFonts w:ascii="Times New Roman" w:hAnsi="Times New Roman" w:cs="Times New Roman"/>
          <w:sz w:val="24"/>
          <w:szCs w:val="24"/>
        </w:rPr>
      </w:pPr>
      <w:r>
        <w:rPr>
          <w:rFonts w:ascii="Times New Roman" w:hAnsi="Times New Roman" w:cs="Times New Roman"/>
          <w:sz w:val="24"/>
          <w:szCs w:val="24"/>
        </w:rPr>
        <w:tab/>
        <w:t>Another group of researchers have tried to utilize communication between vehicles by programming the vehicles to undergo platooning among</w:t>
      </w:r>
      <w:r w:rsidR="00FF13FE">
        <w:rPr>
          <w:rFonts w:ascii="Times New Roman" w:hAnsi="Times New Roman" w:cs="Times New Roman"/>
          <w:sz w:val="24"/>
          <w:szCs w:val="24"/>
        </w:rPr>
        <w:t xml:space="preserve"> each other [17</w:t>
      </w:r>
      <w:r>
        <w:rPr>
          <w:rFonts w:ascii="Times New Roman" w:hAnsi="Times New Roman" w:cs="Times New Roman"/>
          <w:sz w:val="24"/>
          <w:szCs w:val="24"/>
        </w:rPr>
        <w:t xml:space="preserve">]. By having platooning and communication established among COMS, it is effective to notify users on availability, and enhance security features as the vehicles can communicate with each other. Safe distance are </w:t>
      </w:r>
      <w:r>
        <w:rPr>
          <w:rFonts w:ascii="Times New Roman" w:hAnsi="Times New Roman" w:cs="Times New Roman"/>
          <w:sz w:val="24"/>
          <w:szCs w:val="24"/>
        </w:rPr>
        <w:lastRenderedPageBreak/>
        <w:t xml:space="preserve">maintained with this features installed, data can be retrieved for analysis on the driver’s driving behavior. With </w:t>
      </w:r>
      <w:r w:rsidR="00353253">
        <w:rPr>
          <w:rFonts w:ascii="Times New Roman" w:hAnsi="Times New Roman" w:cs="Times New Roman"/>
          <w:sz w:val="24"/>
          <w:szCs w:val="24"/>
        </w:rPr>
        <w:t>the autonomous driving</w:t>
      </w:r>
      <w:r>
        <w:rPr>
          <w:rFonts w:ascii="Times New Roman" w:hAnsi="Times New Roman" w:cs="Times New Roman"/>
          <w:sz w:val="24"/>
          <w:szCs w:val="24"/>
        </w:rPr>
        <w:t xml:space="preserve"> system developed from the past, </w:t>
      </w:r>
      <w:r w:rsidR="00353253">
        <w:rPr>
          <w:rFonts w:ascii="Times New Roman" w:hAnsi="Times New Roman" w:cs="Times New Roman"/>
          <w:sz w:val="24"/>
          <w:szCs w:val="24"/>
        </w:rPr>
        <w:t>this feature can be installed on COMS to provide mor</w:t>
      </w:r>
      <w:r w:rsidR="007E7A51">
        <w:rPr>
          <w:rFonts w:ascii="Times New Roman" w:hAnsi="Times New Roman" w:cs="Times New Roman"/>
          <w:sz w:val="24"/>
          <w:szCs w:val="24"/>
        </w:rPr>
        <w:t>e mobility around the campus [18</w:t>
      </w:r>
      <w:r w:rsidR="00353253">
        <w:rPr>
          <w:rFonts w:ascii="Times New Roman" w:hAnsi="Times New Roman" w:cs="Times New Roman"/>
          <w:sz w:val="24"/>
          <w:szCs w:val="24"/>
        </w:rPr>
        <w:t xml:space="preserve">]. Single-seated </w:t>
      </w:r>
      <w:proofErr w:type="spellStart"/>
      <w:r w:rsidR="00353253">
        <w:rPr>
          <w:rFonts w:ascii="Times New Roman" w:hAnsi="Times New Roman" w:cs="Times New Roman"/>
          <w:sz w:val="24"/>
          <w:szCs w:val="24"/>
        </w:rPr>
        <w:t>MyCOMS</w:t>
      </w:r>
      <w:proofErr w:type="spellEnd"/>
      <w:r w:rsidR="00353253">
        <w:rPr>
          <w:rFonts w:ascii="Times New Roman" w:hAnsi="Times New Roman" w:cs="Times New Roman"/>
          <w:sz w:val="24"/>
          <w:szCs w:val="24"/>
        </w:rPr>
        <w:t xml:space="preserve"> has a limitation where it will have limited access when it is being driven to location which is not populated. The vehicle is not able to be used by people from other station, if there is no one to drive it from a remote station. The deployment of vehicle every morning can be scheduled automatically with autonomous driving, in arranging starting location of </w:t>
      </w:r>
      <w:proofErr w:type="spellStart"/>
      <w:r w:rsidR="00353253">
        <w:rPr>
          <w:rFonts w:ascii="Times New Roman" w:hAnsi="Times New Roman" w:cs="Times New Roman"/>
          <w:sz w:val="24"/>
          <w:szCs w:val="24"/>
        </w:rPr>
        <w:t>MyCOMS</w:t>
      </w:r>
      <w:proofErr w:type="spellEnd"/>
      <w:r w:rsidR="00353253">
        <w:rPr>
          <w:rFonts w:ascii="Times New Roman" w:hAnsi="Times New Roman" w:cs="Times New Roman"/>
          <w:sz w:val="24"/>
          <w:szCs w:val="24"/>
        </w:rPr>
        <w:t xml:space="preserve"> at a more strategic location. </w:t>
      </w:r>
    </w:p>
    <w:p w:rsidR="00A37187" w:rsidRDefault="00A37187" w:rsidP="00F8166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battery level can be monitored and tracked as previous researcher has done the research in tracking and managing the electric demand and usage for electric vehicle </w:t>
      </w:r>
      <w:r w:rsidR="007E7A51">
        <w:rPr>
          <w:rFonts w:ascii="Times New Roman" w:hAnsi="Times New Roman" w:cs="Times New Roman"/>
          <w:sz w:val="24"/>
          <w:szCs w:val="24"/>
        </w:rPr>
        <w:t>[19</w:t>
      </w:r>
      <w:r>
        <w:rPr>
          <w:rFonts w:ascii="Times New Roman" w:hAnsi="Times New Roman" w:cs="Times New Roman"/>
          <w:sz w:val="24"/>
          <w:szCs w:val="24"/>
        </w:rPr>
        <w:t xml:space="preserve">]. With this feature the battery level can be monitored and even predicted daily, in order for the vehicle to function properly throughout the day without having issue of user is stuck in the middle of the journey due to low battery level. A total number of trips can be counted and predicted in advance based on the daily real-time data, and is then charged to prevent the stated issue to happen. </w:t>
      </w:r>
    </w:p>
    <w:p w:rsidR="00D143EB" w:rsidRPr="00F81661" w:rsidRDefault="00D143EB" w:rsidP="00F81661">
      <w:pPr>
        <w:spacing w:line="360" w:lineRule="auto"/>
        <w:jc w:val="both"/>
        <w:rPr>
          <w:rFonts w:ascii="Times New Roman" w:hAnsi="Times New Roman" w:cs="Times New Roman"/>
          <w:sz w:val="24"/>
          <w:szCs w:val="24"/>
        </w:rPr>
      </w:pPr>
    </w:p>
    <w:p w:rsidR="00BE070C" w:rsidRPr="00D143EB" w:rsidRDefault="00C127AE" w:rsidP="00F81661">
      <w:pPr>
        <w:spacing w:line="360" w:lineRule="auto"/>
        <w:jc w:val="both"/>
        <w:rPr>
          <w:rFonts w:ascii="Times New Roman" w:hAnsi="Times New Roman" w:cs="Times New Roman"/>
          <w:b/>
          <w:sz w:val="24"/>
          <w:szCs w:val="24"/>
        </w:rPr>
      </w:pPr>
      <w:r>
        <w:rPr>
          <w:rFonts w:ascii="Times New Roman" w:hAnsi="Times New Roman" w:cs="Times New Roman"/>
          <w:b/>
          <w:sz w:val="24"/>
          <w:szCs w:val="24"/>
        </w:rPr>
        <w:t>2.5</w:t>
      </w:r>
      <w:r w:rsidR="00BE070C" w:rsidRPr="00D143EB">
        <w:rPr>
          <w:rFonts w:ascii="Times New Roman" w:hAnsi="Times New Roman" w:cs="Times New Roman"/>
          <w:b/>
          <w:sz w:val="24"/>
          <w:szCs w:val="24"/>
        </w:rPr>
        <w:t xml:space="preserve"> Android</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ab/>
        <w:t xml:space="preserve">Android is the software package chosen for developing the </w:t>
      </w:r>
      <w:proofErr w:type="spellStart"/>
      <w:r w:rsidRPr="00F81661">
        <w:rPr>
          <w:rFonts w:ascii="Times New Roman" w:hAnsi="Times New Roman" w:cs="Times New Roman"/>
          <w:sz w:val="24"/>
          <w:szCs w:val="24"/>
        </w:rPr>
        <w:t>MyCOMS</w:t>
      </w:r>
      <w:proofErr w:type="spellEnd"/>
      <w:r w:rsidRPr="00F81661">
        <w:rPr>
          <w:rFonts w:ascii="Times New Roman" w:hAnsi="Times New Roman" w:cs="Times New Roman"/>
          <w:sz w:val="24"/>
          <w:szCs w:val="24"/>
        </w:rPr>
        <w:t xml:space="preserve"> system, where it includes several main components, such as operating system (OS), hardware drivers, mi</w:t>
      </w:r>
      <w:r w:rsidR="00693852">
        <w:rPr>
          <w:rFonts w:ascii="Times New Roman" w:hAnsi="Times New Roman" w:cs="Times New Roman"/>
          <w:sz w:val="24"/>
          <w:szCs w:val="24"/>
        </w:rPr>
        <w:t>ddleware, and core applications</w:t>
      </w:r>
      <w:r w:rsidR="007E7A51">
        <w:rPr>
          <w:rFonts w:ascii="Times New Roman" w:hAnsi="Times New Roman" w:cs="Times New Roman"/>
          <w:sz w:val="24"/>
          <w:szCs w:val="24"/>
        </w:rPr>
        <w:t xml:space="preserve"> [20</w:t>
      </w:r>
      <w:r w:rsidRPr="00F81661">
        <w:rPr>
          <w:rFonts w:ascii="Times New Roman" w:hAnsi="Times New Roman" w:cs="Times New Roman"/>
          <w:sz w:val="24"/>
          <w:szCs w:val="24"/>
        </w:rPr>
        <w:t>]</w:t>
      </w:r>
      <w:r w:rsidR="00693852">
        <w:rPr>
          <w:rFonts w:ascii="Times New Roman" w:hAnsi="Times New Roman" w:cs="Times New Roman"/>
          <w:sz w:val="24"/>
          <w:szCs w:val="24"/>
        </w:rPr>
        <w:t>.</w:t>
      </w:r>
      <w:r w:rsidRPr="00F81661">
        <w:rPr>
          <w:rFonts w:ascii="Times New Roman" w:hAnsi="Times New Roman" w:cs="Times New Roman"/>
          <w:sz w:val="24"/>
          <w:szCs w:val="24"/>
        </w:rPr>
        <w:t xml:space="preserve"> The preferred programming language for Android was previously Java, and it is now officially supporting </w:t>
      </w:r>
      <w:proofErr w:type="spellStart"/>
      <w:r w:rsidRPr="00F81661">
        <w:rPr>
          <w:rFonts w:ascii="Times New Roman" w:hAnsi="Times New Roman" w:cs="Times New Roman"/>
          <w:sz w:val="24"/>
          <w:szCs w:val="24"/>
        </w:rPr>
        <w:t>Kotlin</w:t>
      </w:r>
      <w:proofErr w:type="spellEnd"/>
      <w:r w:rsidRPr="00F81661">
        <w:rPr>
          <w:rFonts w:ascii="Times New Roman" w:hAnsi="Times New Roman" w:cs="Times New Roman"/>
          <w:sz w:val="24"/>
          <w:szCs w:val="24"/>
        </w:rPr>
        <w:t xml:space="preserve"> and Java from an</w:t>
      </w:r>
      <w:r w:rsidR="00693852">
        <w:rPr>
          <w:rFonts w:ascii="Times New Roman" w:hAnsi="Times New Roman" w:cs="Times New Roman"/>
          <w:sz w:val="24"/>
          <w:szCs w:val="24"/>
        </w:rPr>
        <w:t xml:space="preserve"> official statement from Google</w:t>
      </w:r>
      <w:r w:rsidR="00FF13FE">
        <w:rPr>
          <w:rFonts w:ascii="Times New Roman" w:hAnsi="Times New Roman" w:cs="Times New Roman"/>
          <w:sz w:val="24"/>
          <w:szCs w:val="24"/>
        </w:rPr>
        <w:t xml:space="preserve"> [2</w:t>
      </w:r>
      <w:r w:rsidR="007E7A51">
        <w:rPr>
          <w:rFonts w:ascii="Times New Roman" w:hAnsi="Times New Roman" w:cs="Times New Roman"/>
          <w:sz w:val="24"/>
          <w:szCs w:val="24"/>
        </w:rPr>
        <w:t>1</w:t>
      </w:r>
      <w:r w:rsidRPr="00F81661">
        <w:rPr>
          <w:rFonts w:ascii="Times New Roman" w:hAnsi="Times New Roman" w:cs="Times New Roman"/>
          <w:sz w:val="24"/>
          <w:szCs w:val="24"/>
        </w:rPr>
        <w:t>]</w:t>
      </w:r>
      <w:r w:rsidR="00693852">
        <w:rPr>
          <w:rFonts w:ascii="Times New Roman" w:hAnsi="Times New Roman" w:cs="Times New Roman"/>
          <w:sz w:val="24"/>
          <w:szCs w:val="24"/>
        </w:rPr>
        <w:t>.</w:t>
      </w:r>
      <w:r w:rsidRPr="00F81661">
        <w:rPr>
          <w:rFonts w:ascii="Times New Roman" w:hAnsi="Times New Roman" w:cs="Times New Roman"/>
          <w:sz w:val="24"/>
          <w:szCs w:val="24"/>
        </w:rPr>
        <w:t xml:space="preserve"> </w:t>
      </w:r>
    </w:p>
    <w:p w:rsidR="00BE070C" w:rsidRPr="00F81661" w:rsidRDefault="00BE070C" w:rsidP="00F81661">
      <w:pPr>
        <w:spacing w:line="360" w:lineRule="auto"/>
        <w:jc w:val="both"/>
        <w:rPr>
          <w:rFonts w:ascii="Times New Roman" w:hAnsi="Times New Roman" w:cs="Times New Roman"/>
          <w:sz w:val="24"/>
          <w:szCs w:val="24"/>
        </w:rPr>
      </w:pPr>
    </w:p>
    <w:p w:rsidR="00BE070C" w:rsidRPr="00D143EB" w:rsidRDefault="00BE070C" w:rsidP="00F81661">
      <w:pPr>
        <w:spacing w:line="360" w:lineRule="auto"/>
        <w:jc w:val="both"/>
        <w:rPr>
          <w:rFonts w:ascii="Times New Roman" w:hAnsi="Times New Roman" w:cs="Times New Roman"/>
          <w:b/>
          <w:sz w:val="24"/>
          <w:szCs w:val="24"/>
        </w:rPr>
      </w:pPr>
      <w:r w:rsidRPr="00D143EB">
        <w:rPr>
          <w:rFonts w:ascii="Times New Roman" w:hAnsi="Times New Roman" w:cs="Times New Roman"/>
          <w:b/>
          <w:sz w:val="24"/>
          <w:szCs w:val="24"/>
        </w:rPr>
        <w:t>2.</w:t>
      </w:r>
      <w:r w:rsidR="00C127AE">
        <w:rPr>
          <w:rFonts w:ascii="Times New Roman" w:hAnsi="Times New Roman" w:cs="Times New Roman"/>
          <w:b/>
          <w:sz w:val="24"/>
          <w:szCs w:val="24"/>
        </w:rPr>
        <w:t>5</w:t>
      </w:r>
      <w:r w:rsidRPr="00D143EB">
        <w:rPr>
          <w:rFonts w:ascii="Times New Roman" w:hAnsi="Times New Roman" w:cs="Times New Roman"/>
          <w:b/>
          <w:sz w:val="24"/>
          <w:szCs w:val="24"/>
        </w:rPr>
        <w:t>.1 Android Architecture</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ab/>
        <w:t xml:space="preserve">The architecture can be divided into 4 levels, which are Application, Application Framework, Libraries and Android Runtime, and Operating System. </w:t>
      </w:r>
    </w:p>
    <w:p w:rsidR="00BE070C" w:rsidRDefault="00BE070C" w:rsidP="00F81661">
      <w:pPr>
        <w:spacing w:line="360" w:lineRule="auto"/>
        <w:jc w:val="both"/>
        <w:rPr>
          <w:rFonts w:ascii="Times New Roman" w:hAnsi="Times New Roman" w:cs="Times New Roman"/>
          <w:sz w:val="24"/>
          <w:szCs w:val="24"/>
        </w:rPr>
      </w:pPr>
    </w:p>
    <w:p w:rsidR="00D143EB" w:rsidRPr="00F81661" w:rsidRDefault="00D143EB" w:rsidP="00F81661">
      <w:pPr>
        <w:spacing w:line="360" w:lineRule="auto"/>
        <w:jc w:val="both"/>
        <w:rPr>
          <w:rFonts w:ascii="Times New Roman" w:hAnsi="Times New Roman" w:cs="Times New Roman"/>
          <w:sz w:val="24"/>
          <w:szCs w:val="24"/>
        </w:rPr>
      </w:pP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Level 1 - Application</w:t>
      </w:r>
    </w:p>
    <w:p w:rsidR="00BE070C" w:rsidRPr="00F81661" w:rsidRDefault="00BE070C" w:rsidP="00D143EB">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lastRenderedPageBreak/>
        <w:t xml:space="preserve">This layer has a set of core application provided from the android develop and support team, which includes maps, email, SMS, calendar, default web browser and others. This layer provides interaction between user and the machine. Customized software application can be used here for interaction between </w:t>
      </w:r>
      <w:r w:rsidR="00927CF4" w:rsidRPr="00F81661">
        <w:rPr>
          <w:rFonts w:ascii="Times New Roman" w:hAnsi="Times New Roman" w:cs="Times New Roman"/>
          <w:sz w:val="24"/>
          <w:szCs w:val="24"/>
        </w:rPr>
        <w:t>users</w:t>
      </w:r>
      <w:r w:rsidRPr="00F81661">
        <w:rPr>
          <w:rFonts w:ascii="Times New Roman" w:hAnsi="Times New Roman" w:cs="Times New Roman"/>
          <w:sz w:val="24"/>
          <w:szCs w:val="24"/>
        </w:rPr>
        <w:t xml:space="preserve"> too. It is the top most layer of the architecture, and can be written in Java or </w:t>
      </w:r>
      <w:proofErr w:type="spellStart"/>
      <w:r w:rsidRPr="00F81661">
        <w:rPr>
          <w:rFonts w:ascii="Times New Roman" w:hAnsi="Times New Roman" w:cs="Times New Roman"/>
          <w:sz w:val="24"/>
          <w:szCs w:val="24"/>
        </w:rPr>
        <w:t>Kotlin</w:t>
      </w:r>
      <w:proofErr w:type="spellEnd"/>
      <w:r w:rsidRPr="00F81661">
        <w:rPr>
          <w:rFonts w:ascii="Times New Roman" w:hAnsi="Times New Roman" w:cs="Times New Roman"/>
          <w:sz w:val="24"/>
          <w:szCs w:val="24"/>
        </w:rPr>
        <w:t xml:space="preserve"> programming language.</w:t>
      </w:r>
    </w:p>
    <w:p w:rsidR="00BE070C" w:rsidRPr="00F81661" w:rsidRDefault="00BE070C" w:rsidP="00F81661">
      <w:pPr>
        <w:spacing w:line="360" w:lineRule="auto"/>
        <w:jc w:val="both"/>
        <w:rPr>
          <w:rFonts w:ascii="Times New Roman" w:hAnsi="Times New Roman" w:cs="Times New Roman"/>
          <w:sz w:val="24"/>
          <w:szCs w:val="24"/>
        </w:rPr>
      </w:pP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Level 2 - Application Framework</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 xml:space="preserve">This layer has multiple Activity Views which is helpful in developing and building an application. It includes grids, lists, Buttons, </w:t>
      </w:r>
      <w:proofErr w:type="spellStart"/>
      <w:r w:rsidR="00D143EB" w:rsidRPr="00F81661">
        <w:rPr>
          <w:rFonts w:ascii="Times New Roman" w:hAnsi="Times New Roman" w:cs="Times New Roman"/>
          <w:sz w:val="24"/>
          <w:szCs w:val="24"/>
        </w:rPr>
        <w:t>MapView</w:t>
      </w:r>
      <w:proofErr w:type="spellEnd"/>
      <w:r w:rsidRPr="00F81661">
        <w:rPr>
          <w:rFonts w:ascii="Times New Roman" w:hAnsi="Times New Roman" w:cs="Times New Roman"/>
          <w:sz w:val="24"/>
          <w:szCs w:val="24"/>
        </w:rPr>
        <w:t xml:space="preserve"> and </w:t>
      </w:r>
      <w:r w:rsidR="00D143EB" w:rsidRPr="00F81661">
        <w:rPr>
          <w:rFonts w:ascii="Times New Roman" w:hAnsi="Times New Roman" w:cs="Times New Roman"/>
          <w:sz w:val="24"/>
          <w:szCs w:val="24"/>
        </w:rPr>
        <w:t>etc.</w:t>
      </w:r>
      <w:r w:rsidRPr="00F81661">
        <w:rPr>
          <w:rFonts w:ascii="Times New Roman" w:hAnsi="Times New Roman" w:cs="Times New Roman"/>
          <w:sz w:val="24"/>
          <w:szCs w:val="24"/>
        </w:rPr>
        <w:t>, which can be embedded easily into application with certain lines of code.</w:t>
      </w:r>
    </w:p>
    <w:p w:rsidR="00BE070C" w:rsidRPr="00F81661" w:rsidRDefault="00BE070C" w:rsidP="00F81661">
      <w:pPr>
        <w:spacing w:line="360" w:lineRule="auto"/>
        <w:jc w:val="both"/>
        <w:rPr>
          <w:rFonts w:ascii="Times New Roman" w:hAnsi="Times New Roman" w:cs="Times New Roman"/>
          <w:sz w:val="24"/>
          <w:szCs w:val="24"/>
        </w:rPr>
      </w:pP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Level 3 - Libraries and Android Runtime</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This layer is the third layer and it has a set of libraries which has most of the functionality in the core libraries of Java programming language.</w:t>
      </w:r>
    </w:p>
    <w:p w:rsidR="00BE070C" w:rsidRPr="00F81661" w:rsidRDefault="00BE070C" w:rsidP="00F81661">
      <w:pPr>
        <w:spacing w:line="360" w:lineRule="auto"/>
        <w:jc w:val="both"/>
        <w:rPr>
          <w:rFonts w:ascii="Times New Roman" w:hAnsi="Times New Roman" w:cs="Times New Roman"/>
          <w:sz w:val="24"/>
          <w:szCs w:val="24"/>
        </w:rPr>
      </w:pP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Level 4- Operating System</w:t>
      </w:r>
    </w:p>
    <w:p w:rsidR="00BE070C"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 xml:space="preserve">This layer implies that Android is run on a Linux Kernel, where it uses several services such as memory management, security, network stack and etc. This layer serves as the interaction phase between the hardware and the software in the machine. </w:t>
      </w:r>
    </w:p>
    <w:p w:rsidR="00EB02F7" w:rsidRPr="00F81661" w:rsidRDefault="00EB02F7" w:rsidP="00F81661">
      <w:pPr>
        <w:spacing w:line="360" w:lineRule="auto"/>
        <w:jc w:val="both"/>
        <w:rPr>
          <w:rFonts w:ascii="Times New Roman" w:hAnsi="Times New Roman" w:cs="Times New Roman"/>
          <w:sz w:val="24"/>
          <w:szCs w:val="24"/>
        </w:rPr>
      </w:pPr>
      <w:r>
        <w:rPr>
          <w:rFonts w:ascii="Times New Roman" w:hAnsi="Times New Roman" w:cs="Times New Roman"/>
          <w:sz w:val="24"/>
          <w:szCs w:val="24"/>
        </w:rPr>
        <w:t>Figure 2.5.1 shows the overall architecture level as explained as above.</w:t>
      </w:r>
    </w:p>
    <w:p w:rsidR="00BE070C" w:rsidRPr="00F81661" w:rsidRDefault="00FD74BE" w:rsidP="00FD74BE">
      <w:pPr>
        <w:spacing w:line="360" w:lineRule="auto"/>
        <w:jc w:val="center"/>
        <w:rPr>
          <w:rFonts w:ascii="Times New Roman" w:hAnsi="Times New Roman" w:cs="Times New Roman"/>
          <w:sz w:val="24"/>
          <w:szCs w:val="24"/>
        </w:rPr>
      </w:pPr>
      <w:r>
        <w:rPr>
          <w:noProof/>
          <w:color w:val="000000"/>
        </w:rPr>
        <w:lastRenderedPageBreak/>
        <w:drawing>
          <wp:inline distT="0" distB="0" distL="0" distR="0" wp14:anchorId="70BC8769" wp14:editId="0BA3B392">
            <wp:extent cx="4762500" cy="3305175"/>
            <wp:effectExtent l="0" t="0" r="0" b="9525"/>
            <wp:docPr id="1" name="Picture 1" descr="https://lh4.googleusercontent.com/cYTNGRWAaEUkxaH4rAssndwwMwED1LKEezP3fU1mWh5X7KNOEz-xY8jkMS71w7bfWP9Peq70YaWE_8sydFDwbmHCNFYg0qXJM6GPwess5f5ujC4e1tkc6z8KFeF3vFGL23COyV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cYTNGRWAaEUkxaH4rAssndwwMwED1LKEezP3fU1mWh5X7KNOEz-xY8jkMS71w7bfWP9Peq70YaWE_8sydFDwbmHCNFYg0qXJM6GPwess5f5ujC4e1tkc6z8KFeF3vFGL23COyVIU"/>
                    <pic:cNvPicPr>
                      <a:picLocks noChangeAspect="1" noChangeArrowheads="1"/>
                    </pic:cNvPicPr>
                  </pic:nvPicPr>
                  <pic:blipFill rotWithShape="1">
                    <a:blip r:embed="rId8">
                      <a:extLst>
                        <a:ext uri="{28A0092B-C50C-407E-A947-70E740481C1C}">
                          <a14:useLocalDpi xmlns:a14="http://schemas.microsoft.com/office/drawing/2010/main" val="0"/>
                        </a:ext>
                      </a:extLst>
                    </a:blip>
                    <a:srcRect b="11704"/>
                    <a:stretch/>
                  </pic:blipFill>
                  <pic:spPr bwMode="auto">
                    <a:xfrm>
                      <a:off x="0" y="0"/>
                      <a:ext cx="4762500" cy="3305175"/>
                    </a:xfrm>
                    <a:prstGeom prst="rect">
                      <a:avLst/>
                    </a:prstGeom>
                    <a:noFill/>
                    <a:ln>
                      <a:noFill/>
                    </a:ln>
                    <a:extLst>
                      <a:ext uri="{53640926-AAD7-44D8-BBD7-CCE9431645EC}">
                        <a14:shadowObscured xmlns:a14="http://schemas.microsoft.com/office/drawing/2010/main"/>
                      </a:ext>
                    </a:extLst>
                  </pic:spPr>
                </pic:pic>
              </a:graphicData>
            </a:graphic>
          </wp:inline>
        </w:drawing>
      </w:r>
    </w:p>
    <w:p w:rsidR="00BE070C" w:rsidRDefault="00C127AE" w:rsidP="00FD74BE">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2.5</w:t>
      </w:r>
      <w:r w:rsidR="00421B90">
        <w:rPr>
          <w:rFonts w:ascii="Times New Roman" w:hAnsi="Times New Roman" w:cs="Times New Roman"/>
          <w:sz w:val="24"/>
          <w:szCs w:val="24"/>
        </w:rPr>
        <w:t>.1</w:t>
      </w:r>
      <w:r w:rsidR="00BE070C" w:rsidRPr="00F81661">
        <w:rPr>
          <w:rFonts w:ascii="Times New Roman" w:hAnsi="Times New Roman" w:cs="Times New Roman"/>
          <w:sz w:val="24"/>
          <w:szCs w:val="24"/>
        </w:rPr>
        <w:t>: Android System Architecture</w:t>
      </w:r>
    </w:p>
    <w:p w:rsidR="00D143EB" w:rsidRPr="00F81661" w:rsidRDefault="00D143EB" w:rsidP="00FD74BE">
      <w:pPr>
        <w:spacing w:line="360" w:lineRule="auto"/>
        <w:jc w:val="center"/>
        <w:rPr>
          <w:rFonts w:ascii="Times New Roman" w:hAnsi="Times New Roman" w:cs="Times New Roman"/>
          <w:sz w:val="24"/>
          <w:szCs w:val="24"/>
        </w:rPr>
      </w:pPr>
    </w:p>
    <w:p w:rsidR="00BE070C" w:rsidRPr="00D143EB" w:rsidRDefault="00C127AE" w:rsidP="00F81661">
      <w:pPr>
        <w:spacing w:line="360" w:lineRule="auto"/>
        <w:jc w:val="both"/>
        <w:rPr>
          <w:rFonts w:ascii="Times New Roman" w:hAnsi="Times New Roman" w:cs="Times New Roman"/>
          <w:b/>
          <w:sz w:val="24"/>
          <w:szCs w:val="24"/>
        </w:rPr>
      </w:pPr>
      <w:r>
        <w:rPr>
          <w:rFonts w:ascii="Times New Roman" w:hAnsi="Times New Roman" w:cs="Times New Roman"/>
          <w:b/>
          <w:sz w:val="24"/>
          <w:szCs w:val="24"/>
        </w:rPr>
        <w:t>2.5</w:t>
      </w:r>
      <w:r w:rsidR="00BE070C" w:rsidRPr="00D143EB">
        <w:rPr>
          <w:rFonts w:ascii="Times New Roman" w:hAnsi="Times New Roman" w:cs="Times New Roman"/>
          <w:b/>
          <w:sz w:val="24"/>
          <w:szCs w:val="24"/>
        </w:rPr>
        <w:t>.2 Android Application Development</w:t>
      </w:r>
    </w:p>
    <w:p w:rsidR="00BE070C" w:rsidRPr="00F81661" w:rsidRDefault="00BE070C" w:rsidP="00880CE0">
      <w:pPr>
        <w:spacing w:line="360" w:lineRule="auto"/>
        <w:ind w:firstLine="720"/>
        <w:jc w:val="both"/>
        <w:rPr>
          <w:rFonts w:ascii="Times New Roman" w:hAnsi="Times New Roman" w:cs="Times New Roman"/>
          <w:sz w:val="24"/>
          <w:szCs w:val="24"/>
        </w:rPr>
      </w:pPr>
      <w:r w:rsidRPr="00F81661">
        <w:rPr>
          <w:rFonts w:ascii="Times New Roman" w:hAnsi="Times New Roman" w:cs="Times New Roman"/>
          <w:sz w:val="24"/>
          <w:szCs w:val="24"/>
        </w:rPr>
        <w:t xml:space="preserve">Android application will be built using Android Software Development Kit (SDK) and Android Studio Integrated Development Environment (IDE). The IDE has all the tools required, and has support from the official Android developing team on plugin and software updates. </w:t>
      </w:r>
    </w:p>
    <w:p w:rsidR="00BE070C" w:rsidRPr="00F81661" w:rsidRDefault="00BE070C" w:rsidP="00F81661">
      <w:pPr>
        <w:spacing w:line="360" w:lineRule="auto"/>
        <w:jc w:val="both"/>
        <w:rPr>
          <w:rFonts w:ascii="Times New Roman" w:hAnsi="Times New Roman" w:cs="Times New Roman"/>
          <w:sz w:val="24"/>
          <w:szCs w:val="24"/>
        </w:rPr>
      </w:pPr>
    </w:p>
    <w:p w:rsidR="00BE070C" w:rsidRPr="00F81661" w:rsidRDefault="00BE070C" w:rsidP="00880CE0">
      <w:pPr>
        <w:spacing w:line="360" w:lineRule="auto"/>
        <w:ind w:firstLine="720"/>
        <w:jc w:val="both"/>
        <w:rPr>
          <w:rFonts w:ascii="Times New Roman" w:hAnsi="Times New Roman" w:cs="Times New Roman"/>
          <w:sz w:val="24"/>
          <w:szCs w:val="24"/>
        </w:rPr>
      </w:pPr>
      <w:r w:rsidRPr="00F81661">
        <w:rPr>
          <w:rFonts w:ascii="Times New Roman" w:hAnsi="Times New Roman" w:cs="Times New Roman"/>
          <w:sz w:val="24"/>
          <w:szCs w:val="24"/>
        </w:rPr>
        <w:t xml:space="preserve">SDK provides software packages, software framework, sample code and application software development tools. It has Application Programming Interface (API) and tools provided for development of application for Android platform with the use of Java and </w:t>
      </w:r>
      <w:proofErr w:type="spellStart"/>
      <w:r w:rsidRPr="00F81661">
        <w:rPr>
          <w:rFonts w:ascii="Times New Roman" w:hAnsi="Times New Roman" w:cs="Times New Roman"/>
          <w:sz w:val="24"/>
          <w:szCs w:val="24"/>
        </w:rPr>
        <w:t>Kotlin</w:t>
      </w:r>
      <w:proofErr w:type="spellEnd"/>
      <w:r w:rsidRPr="00F81661">
        <w:rPr>
          <w:rFonts w:ascii="Times New Roman" w:hAnsi="Times New Roman" w:cs="Times New Roman"/>
          <w:sz w:val="24"/>
          <w:szCs w:val="24"/>
        </w:rPr>
        <w:t xml:space="preserve"> programming language. Basic tools such as debugger, libraries, emulator, documentation and </w:t>
      </w:r>
      <w:r w:rsidR="00927CF4" w:rsidRPr="00F81661">
        <w:rPr>
          <w:rFonts w:ascii="Times New Roman" w:hAnsi="Times New Roman" w:cs="Times New Roman"/>
          <w:sz w:val="24"/>
          <w:szCs w:val="24"/>
        </w:rPr>
        <w:t>etc.</w:t>
      </w:r>
      <w:r w:rsidRPr="00F81661">
        <w:rPr>
          <w:rFonts w:ascii="Times New Roman" w:hAnsi="Times New Roman" w:cs="Times New Roman"/>
          <w:sz w:val="24"/>
          <w:szCs w:val="24"/>
        </w:rPr>
        <w:t xml:space="preserve"> are included in the SDK. </w:t>
      </w:r>
    </w:p>
    <w:p w:rsidR="00BE070C" w:rsidRDefault="00BE070C" w:rsidP="00F81661">
      <w:pPr>
        <w:spacing w:line="360" w:lineRule="auto"/>
        <w:jc w:val="both"/>
        <w:rPr>
          <w:rFonts w:ascii="Times New Roman" w:hAnsi="Times New Roman" w:cs="Times New Roman"/>
          <w:sz w:val="24"/>
          <w:szCs w:val="24"/>
        </w:rPr>
      </w:pPr>
    </w:p>
    <w:p w:rsidR="00D143EB" w:rsidRDefault="00D143EB" w:rsidP="00F81661">
      <w:pPr>
        <w:spacing w:line="360" w:lineRule="auto"/>
        <w:jc w:val="both"/>
        <w:rPr>
          <w:rFonts w:ascii="Times New Roman" w:hAnsi="Times New Roman" w:cs="Times New Roman"/>
          <w:sz w:val="24"/>
          <w:szCs w:val="24"/>
        </w:rPr>
      </w:pPr>
    </w:p>
    <w:p w:rsidR="00D143EB" w:rsidRPr="00F81661" w:rsidRDefault="00D143EB" w:rsidP="00F81661">
      <w:pPr>
        <w:spacing w:line="360" w:lineRule="auto"/>
        <w:jc w:val="both"/>
        <w:rPr>
          <w:rFonts w:ascii="Times New Roman" w:hAnsi="Times New Roman" w:cs="Times New Roman"/>
          <w:sz w:val="24"/>
          <w:szCs w:val="24"/>
        </w:rPr>
      </w:pPr>
    </w:p>
    <w:p w:rsidR="00BE070C" w:rsidRPr="00D143EB" w:rsidRDefault="00C127AE" w:rsidP="00F81661">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2.6</w:t>
      </w:r>
      <w:r w:rsidR="00BE070C" w:rsidRPr="00D143EB">
        <w:rPr>
          <w:rFonts w:ascii="Times New Roman" w:hAnsi="Times New Roman" w:cs="Times New Roman"/>
          <w:b/>
          <w:sz w:val="24"/>
          <w:szCs w:val="24"/>
        </w:rPr>
        <w:t xml:space="preserve"> Google Map</w:t>
      </w:r>
    </w:p>
    <w:p w:rsidR="00BE070C" w:rsidRDefault="00BE070C" w:rsidP="001F12D2">
      <w:pPr>
        <w:spacing w:line="360" w:lineRule="auto"/>
        <w:ind w:firstLine="720"/>
        <w:jc w:val="both"/>
        <w:rPr>
          <w:rFonts w:ascii="Times New Roman" w:hAnsi="Times New Roman" w:cs="Times New Roman"/>
          <w:sz w:val="24"/>
          <w:szCs w:val="24"/>
        </w:rPr>
      </w:pPr>
      <w:r w:rsidRPr="00F81661">
        <w:rPr>
          <w:rFonts w:ascii="Times New Roman" w:hAnsi="Times New Roman" w:cs="Times New Roman"/>
          <w:sz w:val="24"/>
          <w:szCs w:val="24"/>
        </w:rPr>
        <w:t xml:space="preserve">Google has released the API, which is developed to allow interaction between </w:t>
      </w:r>
      <w:proofErr w:type="spellStart"/>
      <w:r w:rsidRPr="00F81661">
        <w:rPr>
          <w:rFonts w:ascii="Times New Roman" w:hAnsi="Times New Roman" w:cs="Times New Roman"/>
          <w:sz w:val="24"/>
          <w:szCs w:val="24"/>
        </w:rPr>
        <w:t>google</w:t>
      </w:r>
      <w:proofErr w:type="spellEnd"/>
      <w:r w:rsidRPr="00F81661">
        <w:rPr>
          <w:rFonts w:ascii="Times New Roman" w:hAnsi="Times New Roman" w:cs="Times New Roman"/>
          <w:sz w:val="24"/>
          <w:szCs w:val="24"/>
        </w:rPr>
        <w:t xml:space="preserve"> services with internet content into web or mobile application. It acts as a black box, in receiving input of user, and process it, and is able to return the query with a Street view scene.</w:t>
      </w:r>
    </w:p>
    <w:p w:rsidR="001F12D2" w:rsidRPr="00F81661" w:rsidRDefault="001F12D2" w:rsidP="00F8166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Researcher have use the combination of Google Maps together with GSM modem, in providing tracking and </w:t>
      </w:r>
      <w:r w:rsidR="007E7A51">
        <w:rPr>
          <w:rFonts w:ascii="Times New Roman" w:hAnsi="Times New Roman" w:cs="Times New Roman"/>
          <w:sz w:val="24"/>
          <w:szCs w:val="24"/>
        </w:rPr>
        <w:t>locating services of vehicle [22</w:t>
      </w:r>
      <w:r>
        <w:rPr>
          <w:rFonts w:ascii="Times New Roman" w:hAnsi="Times New Roman" w:cs="Times New Roman"/>
          <w:sz w:val="24"/>
          <w:szCs w:val="24"/>
        </w:rPr>
        <w:t>]. Usage of smartphone which has both of the function, will allow the tracking and locating vehicle for monitoring purpose more convenient. According to this paper, the vehicle fleet management system can be polished</w:t>
      </w:r>
      <w:r w:rsidR="007E7A51">
        <w:rPr>
          <w:rFonts w:ascii="Times New Roman" w:hAnsi="Times New Roman" w:cs="Times New Roman"/>
          <w:sz w:val="24"/>
          <w:szCs w:val="24"/>
        </w:rPr>
        <w:t xml:space="preserve"> with the tracking using GPS [23</w:t>
      </w:r>
      <w:r>
        <w:rPr>
          <w:rFonts w:ascii="Times New Roman" w:hAnsi="Times New Roman" w:cs="Times New Roman"/>
          <w:sz w:val="24"/>
          <w:szCs w:val="24"/>
        </w:rPr>
        <w:t>]. A software is created for the tracking purposes as data is retrieved from the real-time update of the system. The system can be even be more advance with the implantation of GPS system on a System-On-Chip, a</w:t>
      </w:r>
      <w:r w:rsidR="007E7A51">
        <w:rPr>
          <w:rFonts w:ascii="Times New Roman" w:hAnsi="Times New Roman" w:cs="Times New Roman"/>
          <w:sz w:val="24"/>
          <w:szCs w:val="24"/>
        </w:rPr>
        <w:t>nd built in into the vehicle [24</w:t>
      </w:r>
      <w:r>
        <w:rPr>
          <w:rFonts w:ascii="Times New Roman" w:hAnsi="Times New Roman" w:cs="Times New Roman"/>
          <w:sz w:val="24"/>
          <w:szCs w:val="24"/>
        </w:rPr>
        <w:t>]. The same tracking method is also applied in this project, and it is fully deployed to eva</w:t>
      </w:r>
      <w:r w:rsidR="007E7A51">
        <w:rPr>
          <w:rFonts w:ascii="Times New Roman" w:hAnsi="Times New Roman" w:cs="Times New Roman"/>
          <w:sz w:val="24"/>
          <w:szCs w:val="24"/>
        </w:rPr>
        <w:t>luate the system performance [25</w:t>
      </w:r>
      <w:r>
        <w:rPr>
          <w:rFonts w:ascii="Times New Roman" w:hAnsi="Times New Roman" w:cs="Times New Roman"/>
          <w:sz w:val="24"/>
          <w:szCs w:val="24"/>
        </w:rPr>
        <w:t xml:space="preserve">]. </w:t>
      </w:r>
    </w:p>
    <w:p w:rsidR="00BE070C" w:rsidRPr="00F81661" w:rsidRDefault="00BE070C" w:rsidP="00F81661">
      <w:pPr>
        <w:spacing w:line="360" w:lineRule="auto"/>
        <w:jc w:val="both"/>
        <w:rPr>
          <w:rFonts w:ascii="Times New Roman" w:hAnsi="Times New Roman" w:cs="Times New Roman"/>
          <w:sz w:val="24"/>
          <w:szCs w:val="24"/>
        </w:rPr>
      </w:pPr>
    </w:p>
    <w:p w:rsidR="00BE070C" w:rsidRPr="00D143EB" w:rsidRDefault="00C127AE" w:rsidP="00F81661">
      <w:pPr>
        <w:spacing w:line="360" w:lineRule="auto"/>
        <w:jc w:val="both"/>
        <w:rPr>
          <w:rFonts w:ascii="Times New Roman" w:hAnsi="Times New Roman" w:cs="Times New Roman"/>
          <w:b/>
          <w:sz w:val="24"/>
          <w:szCs w:val="24"/>
        </w:rPr>
      </w:pPr>
      <w:r>
        <w:rPr>
          <w:rFonts w:ascii="Times New Roman" w:hAnsi="Times New Roman" w:cs="Times New Roman"/>
          <w:b/>
          <w:sz w:val="24"/>
          <w:szCs w:val="24"/>
        </w:rPr>
        <w:t>2.7</w:t>
      </w:r>
      <w:r w:rsidR="00BE070C" w:rsidRPr="00D143EB">
        <w:rPr>
          <w:rFonts w:ascii="Times New Roman" w:hAnsi="Times New Roman" w:cs="Times New Roman"/>
          <w:b/>
          <w:sz w:val="24"/>
          <w:szCs w:val="24"/>
        </w:rPr>
        <w:t xml:space="preserve"> Review of Similar Application</w:t>
      </w:r>
    </w:p>
    <w:p w:rsidR="00BE070C" w:rsidRPr="00D143EB" w:rsidRDefault="00C127AE" w:rsidP="00D143EB">
      <w:pPr>
        <w:spacing w:line="360" w:lineRule="auto"/>
        <w:ind w:left="720"/>
        <w:jc w:val="both"/>
        <w:rPr>
          <w:rFonts w:ascii="Times New Roman" w:hAnsi="Times New Roman" w:cs="Times New Roman"/>
          <w:b/>
          <w:sz w:val="24"/>
          <w:szCs w:val="24"/>
        </w:rPr>
      </w:pPr>
      <w:r>
        <w:rPr>
          <w:rFonts w:ascii="Times New Roman" w:hAnsi="Times New Roman" w:cs="Times New Roman"/>
          <w:b/>
          <w:sz w:val="24"/>
          <w:szCs w:val="24"/>
        </w:rPr>
        <w:t>2.7</w:t>
      </w:r>
      <w:r w:rsidR="00D143EB" w:rsidRPr="00D143EB">
        <w:rPr>
          <w:rFonts w:ascii="Times New Roman" w:hAnsi="Times New Roman" w:cs="Times New Roman"/>
          <w:b/>
          <w:sz w:val="24"/>
          <w:szCs w:val="24"/>
        </w:rPr>
        <w:t xml:space="preserve">.1 </w:t>
      </w:r>
      <w:proofErr w:type="spellStart"/>
      <w:proofErr w:type="gramStart"/>
      <w:r w:rsidR="00BE070C" w:rsidRPr="00D143EB">
        <w:rPr>
          <w:rFonts w:ascii="Times New Roman" w:hAnsi="Times New Roman" w:cs="Times New Roman"/>
          <w:b/>
          <w:sz w:val="24"/>
          <w:szCs w:val="24"/>
        </w:rPr>
        <w:t>oBike</w:t>
      </w:r>
      <w:proofErr w:type="spellEnd"/>
      <w:proofErr w:type="gramEnd"/>
    </w:p>
    <w:p w:rsidR="00BE070C" w:rsidRPr="00F81661" w:rsidRDefault="00BE070C" w:rsidP="00D143EB">
      <w:pPr>
        <w:spacing w:line="360" w:lineRule="auto"/>
        <w:ind w:left="720" w:firstLine="720"/>
        <w:jc w:val="both"/>
        <w:rPr>
          <w:rFonts w:ascii="Times New Roman" w:hAnsi="Times New Roman" w:cs="Times New Roman"/>
          <w:sz w:val="24"/>
          <w:szCs w:val="24"/>
        </w:rPr>
      </w:pPr>
      <w:proofErr w:type="spellStart"/>
      <w:proofErr w:type="gramStart"/>
      <w:r w:rsidRPr="00F81661">
        <w:rPr>
          <w:rFonts w:ascii="Times New Roman" w:hAnsi="Times New Roman" w:cs="Times New Roman"/>
          <w:sz w:val="24"/>
          <w:szCs w:val="24"/>
        </w:rPr>
        <w:t>oBike</w:t>
      </w:r>
      <w:proofErr w:type="spellEnd"/>
      <w:proofErr w:type="gramEnd"/>
      <w:r w:rsidRPr="00F81661">
        <w:rPr>
          <w:rFonts w:ascii="Times New Roman" w:hAnsi="Times New Roman" w:cs="Times New Roman"/>
          <w:sz w:val="24"/>
          <w:szCs w:val="24"/>
        </w:rPr>
        <w:t xml:space="preserve"> originates from Singapore, provides the security features between user and the bicycle, by having the user to scan QR code via the </w:t>
      </w:r>
      <w:proofErr w:type="spellStart"/>
      <w:r w:rsidRPr="00F81661">
        <w:rPr>
          <w:rFonts w:ascii="Times New Roman" w:hAnsi="Times New Roman" w:cs="Times New Roman"/>
          <w:sz w:val="24"/>
          <w:szCs w:val="24"/>
        </w:rPr>
        <w:t>oBike</w:t>
      </w:r>
      <w:proofErr w:type="spellEnd"/>
      <w:r w:rsidRPr="00F81661">
        <w:rPr>
          <w:rFonts w:ascii="Times New Roman" w:hAnsi="Times New Roman" w:cs="Times New Roman"/>
          <w:sz w:val="24"/>
          <w:szCs w:val="24"/>
        </w:rPr>
        <w:t xml:space="preserve"> app or enter the bike ID found on the bike. The application also allow bike booking, and is reserved under the user’s name for at most 10 </w:t>
      </w:r>
      <w:proofErr w:type="spellStart"/>
      <w:r w:rsidRPr="00F81661">
        <w:rPr>
          <w:rFonts w:ascii="Times New Roman" w:hAnsi="Times New Roman" w:cs="Times New Roman"/>
          <w:sz w:val="24"/>
          <w:szCs w:val="24"/>
        </w:rPr>
        <w:t>mins</w:t>
      </w:r>
      <w:proofErr w:type="spellEnd"/>
      <w:r w:rsidRPr="00F81661">
        <w:rPr>
          <w:rFonts w:ascii="Times New Roman" w:hAnsi="Times New Roman" w:cs="Times New Roman"/>
          <w:sz w:val="24"/>
          <w:szCs w:val="24"/>
        </w:rPr>
        <w:t xml:space="preserve">. The sign up process </w:t>
      </w:r>
      <w:r w:rsidR="00927CF4" w:rsidRPr="00F81661">
        <w:rPr>
          <w:rFonts w:ascii="Times New Roman" w:hAnsi="Times New Roman" w:cs="Times New Roman"/>
          <w:sz w:val="24"/>
          <w:szCs w:val="24"/>
        </w:rPr>
        <w:t>requires</w:t>
      </w:r>
      <w:r w:rsidRPr="00F81661">
        <w:rPr>
          <w:rFonts w:ascii="Times New Roman" w:hAnsi="Times New Roman" w:cs="Times New Roman"/>
          <w:sz w:val="24"/>
          <w:szCs w:val="24"/>
        </w:rPr>
        <w:t xml:space="preserve"> phone number, and requires the user to allow permission on location so that nearest </w:t>
      </w:r>
      <w:proofErr w:type="spellStart"/>
      <w:r w:rsidRPr="00F81661">
        <w:rPr>
          <w:rFonts w:ascii="Times New Roman" w:hAnsi="Times New Roman" w:cs="Times New Roman"/>
          <w:sz w:val="24"/>
          <w:szCs w:val="24"/>
        </w:rPr>
        <w:t>oBike</w:t>
      </w:r>
      <w:proofErr w:type="spellEnd"/>
      <w:r w:rsidRPr="00F81661">
        <w:rPr>
          <w:rFonts w:ascii="Times New Roman" w:hAnsi="Times New Roman" w:cs="Times New Roman"/>
          <w:sz w:val="24"/>
          <w:szCs w:val="24"/>
        </w:rPr>
        <w:t xml:space="preserve"> can be found on the map via the </w:t>
      </w:r>
      <w:proofErr w:type="spellStart"/>
      <w:r w:rsidRPr="00F81661">
        <w:rPr>
          <w:rFonts w:ascii="Times New Roman" w:hAnsi="Times New Roman" w:cs="Times New Roman"/>
          <w:sz w:val="24"/>
          <w:szCs w:val="24"/>
        </w:rPr>
        <w:t>oBike</w:t>
      </w:r>
      <w:proofErr w:type="spellEnd"/>
      <w:r w:rsidRPr="00F81661">
        <w:rPr>
          <w:rFonts w:ascii="Times New Roman" w:hAnsi="Times New Roman" w:cs="Times New Roman"/>
          <w:sz w:val="24"/>
          <w:szCs w:val="24"/>
        </w:rPr>
        <w:t xml:space="preserve"> app. Payment can be done via Credit and Debit cards, and more payment option will be available later. It also has the Bluetooth technology to allow the users in locating the bicycle for a higher accuracy, and to identify the bicycle if there is a lot of them. </w:t>
      </w:r>
    </w:p>
    <w:p w:rsidR="00BE070C" w:rsidRPr="00F81661" w:rsidRDefault="00BE070C" w:rsidP="00D143EB">
      <w:pPr>
        <w:spacing w:line="360" w:lineRule="auto"/>
        <w:ind w:left="720"/>
        <w:jc w:val="both"/>
        <w:rPr>
          <w:rFonts w:ascii="Times New Roman" w:hAnsi="Times New Roman" w:cs="Times New Roman"/>
          <w:sz w:val="24"/>
          <w:szCs w:val="24"/>
        </w:rPr>
      </w:pPr>
    </w:p>
    <w:p w:rsidR="00BE070C" w:rsidRPr="00D143EB" w:rsidRDefault="00C127AE" w:rsidP="00D143EB">
      <w:pPr>
        <w:spacing w:line="360" w:lineRule="auto"/>
        <w:ind w:left="720"/>
        <w:jc w:val="both"/>
        <w:rPr>
          <w:rFonts w:ascii="Times New Roman" w:hAnsi="Times New Roman" w:cs="Times New Roman"/>
          <w:b/>
          <w:sz w:val="24"/>
          <w:szCs w:val="24"/>
        </w:rPr>
      </w:pPr>
      <w:r>
        <w:rPr>
          <w:rFonts w:ascii="Times New Roman" w:hAnsi="Times New Roman" w:cs="Times New Roman"/>
          <w:b/>
          <w:sz w:val="24"/>
          <w:szCs w:val="24"/>
        </w:rPr>
        <w:t>2.7</w:t>
      </w:r>
      <w:r w:rsidR="00D143EB" w:rsidRPr="00D143EB">
        <w:rPr>
          <w:rFonts w:ascii="Times New Roman" w:hAnsi="Times New Roman" w:cs="Times New Roman"/>
          <w:b/>
          <w:sz w:val="24"/>
          <w:szCs w:val="24"/>
        </w:rPr>
        <w:t xml:space="preserve">.2 </w:t>
      </w:r>
      <w:proofErr w:type="spellStart"/>
      <w:r w:rsidR="00BE070C" w:rsidRPr="00D143EB">
        <w:rPr>
          <w:rFonts w:ascii="Times New Roman" w:hAnsi="Times New Roman" w:cs="Times New Roman"/>
          <w:b/>
          <w:sz w:val="24"/>
          <w:szCs w:val="24"/>
        </w:rPr>
        <w:t>MoBike</w:t>
      </w:r>
      <w:proofErr w:type="spellEnd"/>
    </w:p>
    <w:p w:rsidR="00BE070C" w:rsidRPr="00F81661" w:rsidRDefault="00BE070C" w:rsidP="00D143EB">
      <w:pPr>
        <w:spacing w:line="360" w:lineRule="auto"/>
        <w:ind w:left="720" w:firstLine="720"/>
        <w:jc w:val="both"/>
        <w:rPr>
          <w:rFonts w:ascii="Times New Roman" w:hAnsi="Times New Roman" w:cs="Times New Roman"/>
          <w:sz w:val="24"/>
          <w:szCs w:val="24"/>
        </w:rPr>
      </w:pPr>
      <w:proofErr w:type="spellStart"/>
      <w:r w:rsidRPr="00F81661">
        <w:rPr>
          <w:rFonts w:ascii="Times New Roman" w:hAnsi="Times New Roman" w:cs="Times New Roman"/>
          <w:sz w:val="24"/>
          <w:szCs w:val="24"/>
        </w:rPr>
        <w:t>Mobike</w:t>
      </w:r>
      <w:proofErr w:type="spellEnd"/>
      <w:r w:rsidRPr="00F81661">
        <w:rPr>
          <w:rFonts w:ascii="Times New Roman" w:hAnsi="Times New Roman" w:cs="Times New Roman"/>
          <w:sz w:val="24"/>
          <w:szCs w:val="24"/>
        </w:rPr>
        <w:t xml:space="preserve"> that originates from China, has a lot similarities in terms of application as compared to </w:t>
      </w:r>
      <w:proofErr w:type="spellStart"/>
      <w:r w:rsidRPr="00F81661">
        <w:rPr>
          <w:rFonts w:ascii="Times New Roman" w:hAnsi="Times New Roman" w:cs="Times New Roman"/>
          <w:sz w:val="24"/>
          <w:szCs w:val="24"/>
        </w:rPr>
        <w:t>oBike</w:t>
      </w:r>
      <w:proofErr w:type="spellEnd"/>
      <w:r w:rsidRPr="00F81661">
        <w:rPr>
          <w:rFonts w:ascii="Times New Roman" w:hAnsi="Times New Roman" w:cs="Times New Roman"/>
          <w:sz w:val="24"/>
          <w:szCs w:val="24"/>
        </w:rPr>
        <w:t xml:space="preserve">. The difference between these two companies is that the location of deployment is different, and the infrastructure of the bicycle is different as well. The </w:t>
      </w:r>
      <w:r w:rsidRPr="00F81661">
        <w:rPr>
          <w:rFonts w:ascii="Times New Roman" w:hAnsi="Times New Roman" w:cs="Times New Roman"/>
          <w:sz w:val="24"/>
          <w:szCs w:val="24"/>
        </w:rPr>
        <w:lastRenderedPageBreak/>
        <w:t>application allow user to book for 15 minutes, and is able to view the final location of b</w:t>
      </w:r>
      <w:r w:rsidR="00D143EB">
        <w:rPr>
          <w:rFonts w:ascii="Times New Roman" w:hAnsi="Times New Roman" w:cs="Times New Roman"/>
          <w:sz w:val="24"/>
          <w:szCs w:val="24"/>
        </w:rPr>
        <w:t xml:space="preserve">icycle when the trip is ended. </w:t>
      </w:r>
    </w:p>
    <w:p w:rsidR="00BE070C" w:rsidRPr="00F81661" w:rsidRDefault="00BE070C" w:rsidP="00F81661">
      <w:pPr>
        <w:spacing w:line="360" w:lineRule="auto"/>
        <w:jc w:val="both"/>
        <w:rPr>
          <w:rFonts w:ascii="Times New Roman" w:hAnsi="Times New Roman" w:cs="Times New Roman"/>
          <w:sz w:val="24"/>
          <w:szCs w:val="24"/>
        </w:rPr>
      </w:pPr>
    </w:p>
    <w:p w:rsidR="00BE070C" w:rsidRPr="00D143EB" w:rsidRDefault="00C127AE" w:rsidP="00F81661">
      <w:pPr>
        <w:spacing w:line="360" w:lineRule="auto"/>
        <w:jc w:val="both"/>
        <w:rPr>
          <w:rFonts w:ascii="Times New Roman" w:hAnsi="Times New Roman" w:cs="Times New Roman"/>
          <w:b/>
          <w:sz w:val="24"/>
          <w:szCs w:val="24"/>
        </w:rPr>
      </w:pPr>
      <w:r>
        <w:rPr>
          <w:rFonts w:ascii="Times New Roman" w:hAnsi="Times New Roman" w:cs="Times New Roman"/>
          <w:b/>
          <w:sz w:val="24"/>
          <w:szCs w:val="24"/>
        </w:rPr>
        <w:t>2.8</w:t>
      </w:r>
      <w:r w:rsidR="00BE070C" w:rsidRPr="00D143EB">
        <w:rPr>
          <w:rFonts w:ascii="Times New Roman" w:hAnsi="Times New Roman" w:cs="Times New Roman"/>
          <w:b/>
          <w:sz w:val="24"/>
          <w:szCs w:val="24"/>
        </w:rPr>
        <w:t xml:space="preserve"> Summary</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ab/>
        <w:t>As outlined in the previous section, there are several application that can be referred to, and the features in it such as QR code scannin</w:t>
      </w:r>
      <w:r w:rsidR="00693852">
        <w:rPr>
          <w:rFonts w:ascii="Times New Roman" w:hAnsi="Times New Roman" w:cs="Times New Roman"/>
          <w:sz w:val="24"/>
          <w:szCs w:val="24"/>
        </w:rPr>
        <w:t>g, Bluetooth location detecting and</w:t>
      </w:r>
      <w:r w:rsidRPr="00F81661">
        <w:rPr>
          <w:rFonts w:ascii="Times New Roman" w:hAnsi="Times New Roman" w:cs="Times New Roman"/>
          <w:sz w:val="24"/>
          <w:szCs w:val="24"/>
        </w:rPr>
        <w:t xml:space="preserve"> GPS location identifying can be adapted into </w:t>
      </w:r>
      <w:proofErr w:type="spellStart"/>
      <w:r w:rsidRPr="00F81661">
        <w:rPr>
          <w:rFonts w:ascii="Times New Roman" w:hAnsi="Times New Roman" w:cs="Times New Roman"/>
          <w:sz w:val="24"/>
          <w:szCs w:val="24"/>
        </w:rPr>
        <w:t>MyCOMS</w:t>
      </w:r>
      <w:proofErr w:type="spellEnd"/>
      <w:r w:rsidRPr="00F81661">
        <w:rPr>
          <w:rFonts w:ascii="Times New Roman" w:hAnsi="Times New Roman" w:cs="Times New Roman"/>
          <w:sz w:val="24"/>
          <w:szCs w:val="24"/>
        </w:rPr>
        <w:t xml:space="preserve"> </w:t>
      </w:r>
      <w:r w:rsidR="00927CF4" w:rsidRPr="00F81661">
        <w:rPr>
          <w:rFonts w:ascii="Times New Roman" w:hAnsi="Times New Roman" w:cs="Times New Roman"/>
          <w:sz w:val="24"/>
          <w:szCs w:val="24"/>
        </w:rPr>
        <w:t>application</w:t>
      </w:r>
      <w:r w:rsidRPr="00F81661">
        <w:rPr>
          <w:rFonts w:ascii="Times New Roman" w:hAnsi="Times New Roman" w:cs="Times New Roman"/>
          <w:sz w:val="24"/>
          <w:szCs w:val="24"/>
        </w:rPr>
        <w:t xml:space="preserve">. The overall architecture of the developing structure of Android is explained and outlined to have more insight on the functionalities of the components. Several studies on the ride sharing and bike sharing system is done, and is relatable to </w:t>
      </w:r>
      <w:proofErr w:type="spellStart"/>
      <w:r w:rsidRPr="00F81661">
        <w:rPr>
          <w:rFonts w:ascii="Times New Roman" w:hAnsi="Times New Roman" w:cs="Times New Roman"/>
          <w:sz w:val="24"/>
          <w:szCs w:val="24"/>
        </w:rPr>
        <w:t>MyCOMS</w:t>
      </w:r>
      <w:proofErr w:type="spellEnd"/>
      <w:r w:rsidRPr="00F81661">
        <w:rPr>
          <w:rFonts w:ascii="Times New Roman" w:hAnsi="Times New Roman" w:cs="Times New Roman"/>
          <w:sz w:val="24"/>
          <w:szCs w:val="24"/>
        </w:rPr>
        <w:t xml:space="preserve"> application as it requires sharing of vehicles and time of usage optimized between desired users. Therefore, a hybrid version of ride-sharing which is </w:t>
      </w:r>
      <w:proofErr w:type="spellStart"/>
      <w:r w:rsidRPr="00F81661">
        <w:rPr>
          <w:rFonts w:ascii="Times New Roman" w:hAnsi="Times New Roman" w:cs="Times New Roman"/>
          <w:sz w:val="24"/>
          <w:szCs w:val="24"/>
        </w:rPr>
        <w:t>MyCOMS</w:t>
      </w:r>
      <w:proofErr w:type="spellEnd"/>
      <w:r w:rsidRPr="00F81661">
        <w:rPr>
          <w:rFonts w:ascii="Times New Roman" w:hAnsi="Times New Roman" w:cs="Times New Roman"/>
          <w:sz w:val="24"/>
          <w:szCs w:val="24"/>
        </w:rPr>
        <w:t xml:space="preserve"> application is needed in order to tackle the targeted vehicle, and improve the overall deliveries to the users.  </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ab/>
      </w:r>
    </w:p>
    <w:p w:rsidR="00BE070C" w:rsidRPr="00F81661" w:rsidRDefault="00BE070C" w:rsidP="00F81661">
      <w:pPr>
        <w:spacing w:line="360" w:lineRule="auto"/>
        <w:jc w:val="both"/>
        <w:rPr>
          <w:rFonts w:ascii="Times New Roman" w:hAnsi="Times New Roman" w:cs="Times New Roman"/>
          <w:sz w:val="24"/>
          <w:szCs w:val="24"/>
        </w:rPr>
      </w:pPr>
    </w:p>
    <w:p w:rsidR="00BE070C" w:rsidRPr="00F81661" w:rsidRDefault="00BE070C" w:rsidP="00F81661">
      <w:pPr>
        <w:spacing w:line="360" w:lineRule="auto"/>
        <w:jc w:val="both"/>
        <w:rPr>
          <w:rFonts w:ascii="Times New Roman" w:hAnsi="Times New Roman" w:cs="Times New Roman"/>
          <w:sz w:val="24"/>
          <w:szCs w:val="24"/>
        </w:rPr>
      </w:pPr>
    </w:p>
    <w:p w:rsidR="00BE070C" w:rsidRPr="00F81661" w:rsidRDefault="00BE070C" w:rsidP="00F81661">
      <w:pPr>
        <w:spacing w:line="360" w:lineRule="auto"/>
        <w:jc w:val="both"/>
        <w:rPr>
          <w:rFonts w:ascii="Times New Roman" w:hAnsi="Times New Roman" w:cs="Times New Roman"/>
          <w:sz w:val="24"/>
          <w:szCs w:val="24"/>
        </w:rPr>
      </w:pPr>
    </w:p>
    <w:p w:rsidR="00BE070C" w:rsidRPr="00F81661" w:rsidRDefault="00BE070C" w:rsidP="00F81661">
      <w:pPr>
        <w:spacing w:line="360" w:lineRule="auto"/>
        <w:jc w:val="both"/>
        <w:rPr>
          <w:rFonts w:ascii="Times New Roman" w:hAnsi="Times New Roman" w:cs="Times New Roman"/>
          <w:sz w:val="24"/>
          <w:szCs w:val="24"/>
        </w:rPr>
      </w:pPr>
    </w:p>
    <w:p w:rsidR="00BE070C" w:rsidRPr="00F81661" w:rsidRDefault="00BE070C" w:rsidP="00F81661">
      <w:pPr>
        <w:spacing w:line="360" w:lineRule="auto"/>
        <w:jc w:val="both"/>
        <w:rPr>
          <w:rFonts w:ascii="Times New Roman" w:hAnsi="Times New Roman" w:cs="Times New Roman"/>
          <w:sz w:val="24"/>
          <w:szCs w:val="24"/>
        </w:rPr>
      </w:pPr>
    </w:p>
    <w:p w:rsidR="00BE070C" w:rsidRPr="00F81661" w:rsidRDefault="00BE070C" w:rsidP="00F81661">
      <w:pPr>
        <w:spacing w:line="360" w:lineRule="auto"/>
        <w:jc w:val="both"/>
        <w:rPr>
          <w:rFonts w:ascii="Times New Roman" w:hAnsi="Times New Roman" w:cs="Times New Roman"/>
          <w:sz w:val="24"/>
          <w:szCs w:val="24"/>
        </w:rPr>
      </w:pPr>
    </w:p>
    <w:p w:rsidR="00BE070C" w:rsidRPr="00F81661" w:rsidRDefault="00BE070C" w:rsidP="00F81661">
      <w:pPr>
        <w:spacing w:line="360" w:lineRule="auto"/>
        <w:jc w:val="both"/>
        <w:rPr>
          <w:rFonts w:ascii="Times New Roman" w:hAnsi="Times New Roman" w:cs="Times New Roman"/>
          <w:sz w:val="24"/>
          <w:szCs w:val="24"/>
        </w:rPr>
      </w:pPr>
    </w:p>
    <w:p w:rsidR="00BE070C" w:rsidRPr="00F81661" w:rsidRDefault="00BE070C" w:rsidP="00F81661">
      <w:pPr>
        <w:spacing w:line="360" w:lineRule="auto"/>
        <w:jc w:val="both"/>
        <w:rPr>
          <w:rFonts w:ascii="Times New Roman" w:hAnsi="Times New Roman" w:cs="Times New Roman"/>
          <w:sz w:val="24"/>
          <w:szCs w:val="24"/>
        </w:rPr>
      </w:pPr>
    </w:p>
    <w:p w:rsidR="00BE070C" w:rsidRPr="00F81661" w:rsidRDefault="00BE070C" w:rsidP="00F81661">
      <w:pPr>
        <w:spacing w:line="360" w:lineRule="auto"/>
        <w:jc w:val="both"/>
        <w:rPr>
          <w:rFonts w:ascii="Times New Roman" w:hAnsi="Times New Roman" w:cs="Times New Roman"/>
          <w:sz w:val="24"/>
          <w:szCs w:val="24"/>
        </w:rPr>
      </w:pPr>
    </w:p>
    <w:p w:rsidR="00BE070C" w:rsidRPr="00F81661" w:rsidRDefault="00BE070C" w:rsidP="00F81661">
      <w:pPr>
        <w:spacing w:line="360" w:lineRule="auto"/>
        <w:jc w:val="both"/>
        <w:rPr>
          <w:rFonts w:ascii="Times New Roman" w:hAnsi="Times New Roman" w:cs="Times New Roman"/>
          <w:sz w:val="24"/>
          <w:szCs w:val="24"/>
        </w:rPr>
      </w:pPr>
    </w:p>
    <w:p w:rsidR="00BE070C" w:rsidRPr="00F81661" w:rsidRDefault="00BE070C" w:rsidP="00F81661">
      <w:pPr>
        <w:spacing w:line="360" w:lineRule="auto"/>
        <w:jc w:val="both"/>
        <w:rPr>
          <w:rFonts w:ascii="Times New Roman" w:hAnsi="Times New Roman" w:cs="Times New Roman"/>
          <w:sz w:val="24"/>
          <w:szCs w:val="24"/>
        </w:rPr>
      </w:pPr>
    </w:p>
    <w:p w:rsidR="00BE070C" w:rsidRPr="00F81661" w:rsidRDefault="00BE070C" w:rsidP="00F81661">
      <w:pPr>
        <w:spacing w:line="360" w:lineRule="auto"/>
        <w:jc w:val="both"/>
        <w:rPr>
          <w:rFonts w:ascii="Times New Roman" w:hAnsi="Times New Roman" w:cs="Times New Roman"/>
          <w:sz w:val="24"/>
          <w:szCs w:val="24"/>
        </w:rPr>
      </w:pPr>
    </w:p>
    <w:p w:rsidR="00BE070C" w:rsidRPr="00F81661" w:rsidRDefault="00BE070C" w:rsidP="00F81661">
      <w:pPr>
        <w:spacing w:line="360" w:lineRule="auto"/>
        <w:jc w:val="both"/>
        <w:rPr>
          <w:rFonts w:ascii="Times New Roman" w:hAnsi="Times New Roman" w:cs="Times New Roman"/>
          <w:sz w:val="24"/>
          <w:szCs w:val="24"/>
        </w:rPr>
      </w:pPr>
    </w:p>
    <w:p w:rsidR="00BE070C" w:rsidRPr="00F81661" w:rsidRDefault="00BE070C" w:rsidP="00F81661">
      <w:pPr>
        <w:spacing w:line="360" w:lineRule="auto"/>
        <w:jc w:val="both"/>
        <w:rPr>
          <w:rFonts w:ascii="Times New Roman" w:hAnsi="Times New Roman" w:cs="Times New Roman"/>
          <w:sz w:val="24"/>
          <w:szCs w:val="24"/>
        </w:rPr>
      </w:pPr>
    </w:p>
    <w:p w:rsidR="00BE070C" w:rsidRPr="00D143EB" w:rsidRDefault="00BE070C" w:rsidP="00D143EB">
      <w:pPr>
        <w:spacing w:line="360" w:lineRule="auto"/>
        <w:jc w:val="center"/>
        <w:rPr>
          <w:rFonts w:ascii="Times New Roman" w:hAnsi="Times New Roman" w:cs="Times New Roman"/>
          <w:b/>
          <w:sz w:val="24"/>
          <w:szCs w:val="24"/>
        </w:rPr>
      </w:pPr>
      <w:r w:rsidRPr="00D143EB">
        <w:rPr>
          <w:rFonts w:ascii="Times New Roman" w:hAnsi="Times New Roman" w:cs="Times New Roman"/>
          <w:b/>
          <w:sz w:val="24"/>
          <w:szCs w:val="24"/>
        </w:rPr>
        <w:t>CHAPTER 3</w:t>
      </w:r>
    </w:p>
    <w:p w:rsidR="00BE070C" w:rsidRDefault="00BE070C" w:rsidP="00D143EB">
      <w:pPr>
        <w:spacing w:line="360" w:lineRule="auto"/>
        <w:jc w:val="center"/>
        <w:rPr>
          <w:rFonts w:ascii="Times New Roman" w:hAnsi="Times New Roman" w:cs="Times New Roman"/>
          <w:b/>
          <w:sz w:val="24"/>
          <w:szCs w:val="24"/>
        </w:rPr>
      </w:pPr>
      <w:r w:rsidRPr="00D143EB">
        <w:rPr>
          <w:rFonts w:ascii="Times New Roman" w:hAnsi="Times New Roman" w:cs="Times New Roman"/>
          <w:b/>
          <w:sz w:val="24"/>
          <w:szCs w:val="24"/>
        </w:rPr>
        <w:t>METHODOLOGY</w:t>
      </w:r>
    </w:p>
    <w:p w:rsidR="00D143EB" w:rsidRDefault="00D143EB" w:rsidP="00D143EB">
      <w:pPr>
        <w:spacing w:line="360" w:lineRule="auto"/>
        <w:jc w:val="center"/>
        <w:rPr>
          <w:rFonts w:ascii="Times New Roman" w:hAnsi="Times New Roman" w:cs="Times New Roman"/>
          <w:b/>
          <w:sz w:val="24"/>
          <w:szCs w:val="24"/>
        </w:rPr>
      </w:pPr>
    </w:p>
    <w:p w:rsidR="00D143EB" w:rsidRDefault="00D143EB" w:rsidP="00D143EB">
      <w:pPr>
        <w:spacing w:line="360" w:lineRule="auto"/>
        <w:jc w:val="center"/>
        <w:rPr>
          <w:rFonts w:ascii="Times New Roman" w:hAnsi="Times New Roman" w:cs="Times New Roman"/>
          <w:b/>
          <w:sz w:val="24"/>
          <w:szCs w:val="24"/>
        </w:rPr>
      </w:pPr>
    </w:p>
    <w:p w:rsidR="00D143EB" w:rsidRPr="00D143EB" w:rsidRDefault="00D143EB" w:rsidP="00D143EB">
      <w:pPr>
        <w:spacing w:line="360" w:lineRule="auto"/>
        <w:jc w:val="center"/>
        <w:rPr>
          <w:rFonts w:ascii="Times New Roman" w:hAnsi="Times New Roman" w:cs="Times New Roman"/>
          <w:b/>
          <w:sz w:val="24"/>
          <w:szCs w:val="24"/>
        </w:rPr>
      </w:pPr>
    </w:p>
    <w:p w:rsidR="00BE070C" w:rsidRPr="00D143EB" w:rsidRDefault="00BE070C" w:rsidP="00F81661">
      <w:pPr>
        <w:spacing w:line="360" w:lineRule="auto"/>
        <w:jc w:val="both"/>
        <w:rPr>
          <w:rFonts w:ascii="Times New Roman" w:hAnsi="Times New Roman" w:cs="Times New Roman"/>
          <w:b/>
          <w:sz w:val="24"/>
          <w:szCs w:val="24"/>
        </w:rPr>
      </w:pPr>
      <w:r w:rsidRPr="00D143EB">
        <w:rPr>
          <w:rFonts w:ascii="Times New Roman" w:hAnsi="Times New Roman" w:cs="Times New Roman"/>
          <w:b/>
          <w:sz w:val="24"/>
          <w:szCs w:val="24"/>
        </w:rPr>
        <w:t>3.1 Introduction</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ab/>
        <w:t>The main ideas to be carried out, development process and cycle, hardware and software needed will be discussed in this chapter.</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ab/>
        <w:t xml:space="preserve">This project is targeted to create a ride-sharing application in Android, which is suitable for staffs and students in UPM </w:t>
      </w:r>
      <w:proofErr w:type="spellStart"/>
      <w:r w:rsidRPr="00F81661">
        <w:rPr>
          <w:rFonts w:ascii="Times New Roman" w:hAnsi="Times New Roman" w:cs="Times New Roman"/>
          <w:sz w:val="24"/>
          <w:szCs w:val="24"/>
        </w:rPr>
        <w:t>Serdang</w:t>
      </w:r>
      <w:proofErr w:type="spellEnd"/>
      <w:r w:rsidRPr="00F81661">
        <w:rPr>
          <w:rFonts w:ascii="Times New Roman" w:hAnsi="Times New Roman" w:cs="Times New Roman"/>
          <w:sz w:val="24"/>
          <w:szCs w:val="24"/>
        </w:rPr>
        <w:t xml:space="preserve"> campus, in travelling in between faculties and major location point using </w:t>
      </w:r>
      <w:proofErr w:type="spellStart"/>
      <w:r w:rsidRPr="00F81661">
        <w:rPr>
          <w:rFonts w:ascii="Times New Roman" w:hAnsi="Times New Roman" w:cs="Times New Roman"/>
          <w:sz w:val="24"/>
          <w:szCs w:val="24"/>
        </w:rPr>
        <w:t>MyCOMS</w:t>
      </w:r>
      <w:proofErr w:type="spellEnd"/>
      <w:r w:rsidRPr="00F81661">
        <w:rPr>
          <w:rFonts w:ascii="Times New Roman" w:hAnsi="Times New Roman" w:cs="Times New Roman"/>
          <w:sz w:val="24"/>
          <w:szCs w:val="24"/>
        </w:rPr>
        <w:t>. This application will be developed using Android OS, and will be installed in an Android smartphone or tablet.</w:t>
      </w:r>
    </w:p>
    <w:p w:rsidR="00BE070C"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ab/>
        <w:t xml:space="preserve">The project development cycle is represented graphically in </w:t>
      </w:r>
      <w:r w:rsidR="00EB02F7">
        <w:rPr>
          <w:rFonts w:ascii="Times New Roman" w:hAnsi="Times New Roman" w:cs="Times New Roman"/>
          <w:sz w:val="24"/>
          <w:szCs w:val="24"/>
        </w:rPr>
        <w:t>figure 3.1</w:t>
      </w:r>
      <w:r w:rsidRPr="00F81661">
        <w:rPr>
          <w:rFonts w:ascii="Times New Roman" w:hAnsi="Times New Roman" w:cs="Times New Roman"/>
          <w:sz w:val="24"/>
          <w:szCs w:val="24"/>
        </w:rPr>
        <w:t xml:space="preserve">, as it shows the overall flow of the project is developed. </w:t>
      </w:r>
    </w:p>
    <w:p w:rsidR="00C61109" w:rsidRDefault="00C61109" w:rsidP="00C61109">
      <w:pPr>
        <w:spacing w:line="360" w:lineRule="auto"/>
        <w:jc w:val="center"/>
        <w:rPr>
          <w:rFonts w:ascii="Times New Roman" w:hAnsi="Times New Roman" w:cs="Times New Roman"/>
          <w:sz w:val="24"/>
          <w:szCs w:val="24"/>
        </w:rPr>
      </w:pPr>
      <w:r>
        <w:rPr>
          <w:noProof/>
          <w:color w:val="000000"/>
        </w:rPr>
        <w:lastRenderedPageBreak/>
        <w:drawing>
          <wp:inline distT="0" distB="0" distL="0" distR="0">
            <wp:extent cx="2028825" cy="3267075"/>
            <wp:effectExtent l="0" t="0" r="9525" b="9525"/>
            <wp:docPr id="2" name="Picture 2" descr="https://lh4.googleusercontent.com/6mlYVcT_VubtSz__4X9zatqkd6AyqJ2bTYUv8LhvE7oluKz3yNicVONuc4UPxVXlJKajBTD6eHzTRJrTwL3PqE-qbe5YBQXKws-k8017af64qE-WRV2JlOGSE5iFksS0JOpaq3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6mlYVcT_VubtSz__4X9zatqkd6AyqJ2bTYUv8LhvE7oluKz3yNicVONuc4UPxVXlJKajBTD6eHzTRJrTwL3PqE-qbe5YBQXKws-k8017af64qE-WRV2JlOGSE5iFksS0JOpaq3i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8825" cy="3267075"/>
                    </a:xfrm>
                    <a:prstGeom prst="rect">
                      <a:avLst/>
                    </a:prstGeom>
                    <a:noFill/>
                    <a:ln>
                      <a:noFill/>
                    </a:ln>
                  </pic:spPr>
                </pic:pic>
              </a:graphicData>
            </a:graphic>
          </wp:inline>
        </w:drawing>
      </w:r>
    </w:p>
    <w:p w:rsidR="00BE070C" w:rsidRPr="00F81661" w:rsidRDefault="00BE070C" w:rsidP="00C61109">
      <w:pPr>
        <w:spacing w:line="360" w:lineRule="auto"/>
        <w:jc w:val="center"/>
        <w:rPr>
          <w:rFonts w:ascii="Times New Roman" w:hAnsi="Times New Roman" w:cs="Times New Roman"/>
          <w:sz w:val="24"/>
          <w:szCs w:val="24"/>
        </w:rPr>
      </w:pPr>
      <w:r w:rsidRPr="00F81661">
        <w:rPr>
          <w:rFonts w:ascii="Times New Roman" w:hAnsi="Times New Roman" w:cs="Times New Roman"/>
          <w:sz w:val="24"/>
          <w:szCs w:val="24"/>
        </w:rPr>
        <w:t xml:space="preserve">Figure </w:t>
      </w:r>
      <w:r w:rsidR="00421B90">
        <w:rPr>
          <w:rFonts w:ascii="Times New Roman" w:hAnsi="Times New Roman" w:cs="Times New Roman"/>
          <w:sz w:val="24"/>
          <w:szCs w:val="24"/>
        </w:rPr>
        <w:t>3.1</w:t>
      </w:r>
      <w:r w:rsidRPr="00F81661">
        <w:rPr>
          <w:rFonts w:ascii="Times New Roman" w:hAnsi="Times New Roman" w:cs="Times New Roman"/>
          <w:sz w:val="24"/>
          <w:szCs w:val="24"/>
        </w:rPr>
        <w:t xml:space="preserve">: </w:t>
      </w:r>
      <w:r w:rsidR="00421B90">
        <w:rPr>
          <w:rFonts w:ascii="Times New Roman" w:hAnsi="Times New Roman" w:cs="Times New Roman"/>
          <w:sz w:val="24"/>
          <w:szCs w:val="24"/>
        </w:rPr>
        <w:t xml:space="preserve"> The flowchart of the proposed p</w:t>
      </w:r>
      <w:r w:rsidRPr="00F81661">
        <w:rPr>
          <w:rFonts w:ascii="Times New Roman" w:hAnsi="Times New Roman" w:cs="Times New Roman"/>
          <w:sz w:val="24"/>
          <w:szCs w:val="24"/>
        </w:rPr>
        <w:t>roject</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ab/>
        <w:t xml:space="preserve">The first stage of the project is to carry out planning. It is carefully plan and a scope of work is detailed out in order to efficiently </w:t>
      </w:r>
      <w:r w:rsidR="00927CF4" w:rsidRPr="00F81661">
        <w:rPr>
          <w:rFonts w:ascii="Times New Roman" w:hAnsi="Times New Roman" w:cs="Times New Roman"/>
          <w:sz w:val="24"/>
          <w:szCs w:val="24"/>
        </w:rPr>
        <w:t>handle</w:t>
      </w:r>
      <w:r w:rsidRPr="00F81661">
        <w:rPr>
          <w:rFonts w:ascii="Times New Roman" w:hAnsi="Times New Roman" w:cs="Times New Roman"/>
          <w:sz w:val="24"/>
          <w:szCs w:val="24"/>
        </w:rPr>
        <w:t xml:space="preserve"> the project. Problem statement, aim and objectives are identified so that goal is clearly defined, and the project will be stay focus on track through the process of development. Timeline and Gantt chart is drawn in order to track and plan the project progress in order to complete it within the given time period. </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ab/>
        <w:t xml:space="preserve">After the goals are set, design is carried out together with the teams that is involved with the </w:t>
      </w:r>
      <w:proofErr w:type="spellStart"/>
      <w:r w:rsidRPr="00F81661">
        <w:rPr>
          <w:rFonts w:ascii="Times New Roman" w:hAnsi="Times New Roman" w:cs="Times New Roman"/>
          <w:sz w:val="24"/>
          <w:szCs w:val="24"/>
        </w:rPr>
        <w:t>MyCOMS</w:t>
      </w:r>
      <w:proofErr w:type="spellEnd"/>
      <w:r w:rsidRPr="00F81661">
        <w:rPr>
          <w:rFonts w:ascii="Times New Roman" w:hAnsi="Times New Roman" w:cs="Times New Roman"/>
          <w:sz w:val="24"/>
          <w:szCs w:val="24"/>
        </w:rPr>
        <w:t xml:space="preserve"> application development project. Rounds of discussion and decision have been made in order to achieve the targeted functionality of the application. Based on that, the software and hardware requirement are discussed and decided. Choices of programming language and IDE is done, which is Java as the main language of development, on Android Studio, which to deploy the Android application on </w:t>
      </w:r>
      <w:r w:rsidR="00FC10EF" w:rsidRPr="00F81661">
        <w:rPr>
          <w:rFonts w:ascii="Times New Roman" w:hAnsi="Times New Roman" w:cs="Times New Roman"/>
          <w:sz w:val="24"/>
          <w:szCs w:val="24"/>
        </w:rPr>
        <w:t>an</w:t>
      </w:r>
      <w:r w:rsidRPr="00F81661">
        <w:rPr>
          <w:rFonts w:ascii="Times New Roman" w:hAnsi="Times New Roman" w:cs="Times New Roman"/>
          <w:sz w:val="24"/>
          <w:szCs w:val="24"/>
        </w:rPr>
        <w:t xml:space="preserve"> Android compatible devices. </w:t>
      </w:r>
    </w:p>
    <w:p w:rsidR="00BE070C" w:rsidRPr="00F81661" w:rsidRDefault="00BE070C" w:rsidP="00D143EB">
      <w:pPr>
        <w:spacing w:line="360" w:lineRule="auto"/>
        <w:ind w:firstLine="720"/>
        <w:jc w:val="both"/>
        <w:rPr>
          <w:rFonts w:ascii="Times New Roman" w:hAnsi="Times New Roman" w:cs="Times New Roman"/>
          <w:sz w:val="24"/>
          <w:szCs w:val="24"/>
        </w:rPr>
      </w:pPr>
      <w:r w:rsidRPr="00F81661">
        <w:rPr>
          <w:rFonts w:ascii="Times New Roman" w:hAnsi="Times New Roman" w:cs="Times New Roman"/>
          <w:sz w:val="24"/>
          <w:szCs w:val="24"/>
        </w:rPr>
        <w:t xml:space="preserve">During project implementation, the application will be installed on devices, and real time data must be captured in order to evaluate the system performance. Testing and debugging is done to ensure that minimal bug activity is supervised. If there is no modification to the project, it will advance to the last stage where </w:t>
      </w:r>
      <w:r w:rsidR="00927CF4">
        <w:rPr>
          <w:rFonts w:ascii="Times New Roman" w:hAnsi="Times New Roman" w:cs="Times New Roman" w:hint="eastAsia"/>
          <w:sz w:val="24"/>
          <w:szCs w:val="24"/>
        </w:rPr>
        <w:t>it</w:t>
      </w:r>
      <w:r w:rsidR="00927CF4">
        <w:rPr>
          <w:rFonts w:ascii="Times New Roman" w:hAnsi="Times New Roman" w:cs="Times New Roman"/>
          <w:sz w:val="24"/>
          <w:szCs w:val="24"/>
        </w:rPr>
        <w:t xml:space="preserve"> is </w:t>
      </w:r>
      <w:r w:rsidRPr="00F81661">
        <w:rPr>
          <w:rFonts w:ascii="Times New Roman" w:hAnsi="Times New Roman" w:cs="Times New Roman"/>
          <w:sz w:val="24"/>
          <w:szCs w:val="24"/>
        </w:rPr>
        <w:t xml:space="preserve">discussion of result and conclusion. </w:t>
      </w:r>
    </w:p>
    <w:p w:rsidR="00BE070C" w:rsidRPr="00D143EB" w:rsidRDefault="00BE070C" w:rsidP="00F81661">
      <w:pPr>
        <w:spacing w:line="360" w:lineRule="auto"/>
        <w:jc w:val="both"/>
        <w:rPr>
          <w:rFonts w:ascii="Times New Roman" w:hAnsi="Times New Roman" w:cs="Times New Roman"/>
          <w:b/>
          <w:sz w:val="24"/>
          <w:szCs w:val="24"/>
        </w:rPr>
      </w:pPr>
      <w:r w:rsidRPr="00D143EB">
        <w:rPr>
          <w:rFonts w:ascii="Times New Roman" w:hAnsi="Times New Roman" w:cs="Times New Roman"/>
          <w:b/>
          <w:sz w:val="24"/>
          <w:szCs w:val="24"/>
        </w:rPr>
        <w:lastRenderedPageBreak/>
        <w:t>3.2 Software and Hardware Requirement</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 xml:space="preserve">The software required for this project is Android Studio and Adobe Experience Design. The following section explains the roles of having these </w:t>
      </w:r>
      <w:r w:rsidR="00927CF4" w:rsidRPr="00F81661">
        <w:rPr>
          <w:rFonts w:ascii="Times New Roman" w:hAnsi="Times New Roman" w:cs="Times New Roman"/>
          <w:sz w:val="24"/>
          <w:szCs w:val="24"/>
        </w:rPr>
        <w:t>software</w:t>
      </w:r>
      <w:r w:rsidRPr="00F81661">
        <w:rPr>
          <w:rFonts w:ascii="Times New Roman" w:hAnsi="Times New Roman" w:cs="Times New Roman"/>
          <w:sz w:val="24"/>
          <w:szCs w:val="24"/>
        </w:rPr>
        <w:t xml:space="preserve"> for the development for the project.</w:t>
      </w:r>
    </w:p>
    <w:p w:rsidR="00BE070C" w:rsidRPr="00F81661" w:rsidRDefault="00BE070C" w:rsidP="00F81661">
      <w:pPr>
        <w:spacing w:line="360" w:lineRule="auto"/>
        <w:jc w:val="both"/>
        <w:rPr>
          <w:rFonts w:ascii="Times New Roman" w:hAnsi="Times New Roman" w:cs="Times New Roman"/>
          <w:sz w:val="24"/>
          <w:szCs w:val="24"/>
        </w:rPr>
      </w:pPr>
    </w:p>
    <w:p w:rsidR="00BE070C" w:rsidRPr="00D143EB" w:rsidRDefault="00BE070C" w:rsidP="00F81661">
      <w:pPr>
        <w:spacing w:line="360" w:lineRule="auto"/>
        <w:jc w:val="both"/>
        <w:rPr>
          <w:rFonts w:ascii="Times New Roman" w:hAnsi="Times New Roman" w:cs="Times New Roman"/>
          <w:b/>
          <w:sz w:val="24"/>
          <w:szCs w:val="24"/>
        </w:rPr>
      </w:pPr>
      <w:r w:rsidRPr="00D143EB">
        <w:rPr>
          <w:rFonts w:ascii="Times New Roman" w:hAnsi="Times New Roman" w:cs="Times New Roman"/>
          <w:b/>
          <w:sz w:val="24"/>
          <w:szCs w:val="24"/>
        </w:rPr>
        <w:t>3.2.1 Software Required</w:t>
      </w:r>
    </w:p>
    <w:p w:rsidR="00BE070C" w:rsidRPr="00D143EB" w:rsidRDefault="00BE070C" w:rsidP="00D143EB">
      <w:pPr>
        <w:spacing w:line="360" w:lineRule="auto"/>
        <w:ind w:left="720"/>
        <w:jc w:val="both"/>
        <w:rPr>
          <w:rFonts w:ascii="Times New Roman" w:hAnsi="Times New Roman" w:cs="Times New Roman"/>
          <w:b/>
          <w:sz w:val="24"/>
          <w:szCs w:val="24"/>
        </w:rPr>
      </w:pPr>
      <w:r w:rsidRPr="00D143EB">
        <w:rPr>
          <w:rFonts w:ascii="Times New Roman" w:hAnsi="Times New Roman" w:cs="Times New Roman"/>
          <w:b/>
          <w:sz w:val="24"/>
          <w:szCs w:val="24"/>
        </w:rPr>
        <w:t>3.2.1.1 Android Studio</w:t>
      </w:r>
    </w:p>
    <w:p w:rsidR="00BE070C" w:rsidRPr="00F81661" w:rsidRDefault="00BE070C" w:rsidP="0040256B">
      <w:pPr>
        <w:spacing w:line="360" w:lineRule="auto"/>
        <w:ind w:left="720" w:firstLine="720"/>
        <w:jc w:val="both"/>
        <w:rPr>
          <w:rFonts w:ascii="Times New Roman" w:hAnsi="Times New Roman" w:cs="Times New Roman"/>
          <w:sz w:val="24"/>
          <w:szCs w:val="24"/>
        </w:rPr>
      </w:pPr>
      <w:r w:rsidRPr="00F81661">
        <w:rPr>
          <w:rFonts w:ascii="Times New Roman" w:hAnsi="Times New Roman" w:cs="Times New Roman"/>
          <w:sz w:val="24"/>
          <w:szCs w:val="24"/>
        </w:rPr>
        <w:t xml:space="preserve">Android Studio is an open source IDE and free software which is released by Google, mainly targeted for developers which aims to create application for Android platform. It has pre-installed library, sample code, tools and </w:t>
      </w:r>
      <w:r w:rsidR="00927CF4" w:rsidRPr="00F81661">
        <w:rPr>
          <w:rFonts w:ascii="Times New Roman" w:hAnsi="Times New Roman" w:cs="Times New Roman"/>
          <w:sz w:val="24"/>
          <w:szCs w:val="24"/>
        </w:rPr>
        <w:t>etc.</w:t>
      </w:r>
      <w:r w:rsidRPr="00F81661">
        <w:rPr>
          <w:rFonts w:ascii="Times New Roman" w:hAnsi="Times New Roman" w:cs="Times New Roman"/>
          <w:sz w:val="24"/>
          <w:szCs w:val="24"/>
        </w:rPr>
        <w:t xml:space="preserve"> required in creating an application. It has workspace and extendible plug-ins available to allow customization for Java application development. </w:t>
      </w:r>
      <w:ins w:id="17" w:author="choo hong yee" w:date="2018-05-24T04:11:00Z">
        <w:r w:rsidR="0040256B">
          <w:rPr>
            <w:rFonts w:ascii="Times New Roman" w:hAnsi="Times New Roman" w:cs="Times New Roman"/>
            <w:sz w:val="24"/>
            <w:szCs w:val="24"/>
          </w:rPr>
          <w:t xml:space="preserve">The Android studio version used in this project is Android Studio </w:t>
        </w:r>
      </w:ins>
      <w:ins w:id="18" w:author="choo hong yee" w:date="2018-05-24T04:12:00Z">
        <w:r w:rsidR="0040256B">
          <w:rPr>
            <w:rFonts w:ascii="Times New Roman" w:hAnsi="Times New Roman" w:cs="Times New Roman"/>
            <w:sz w:val="24"/>
            <w:szCs w:val="24"/>
          </w:rPr>
          <w:t>3.1.</w:t>
        </w:r>
      </w:ins>
      <w:ins w:id="19" w:author="choo hong yee" w:date="2018-05-24T04:13:00Z">
        <w:r w:rsidR="0040256B">
          <w:rPr>
            <w:rFonts w:ascii="Times New Roman" w:hAnsi="Times New Roman" w:cs="Times New Roman"/>
            <w:sz w:val="24"/>
            <w:szCs w:val="24"/>
          </w:rPr>
          <w:t>2,</w:t>
        </w:r>
        <w:r w:rsidR="0040256B" w:rsidRPr="0040256B">
          <w:t xml:space="preserve"> </w:t>
        </w:r>
        <w:r w:rsidR="0040256B" w:rsidRPr="0040256B">
          <w:rPr>
            <w:rFonts w:ascii="Times New Roman" w:hAnsi="Times New Roman" w:cs="Times New Roman"/>
            <w:sz w:val="24"/>
            <w:szCs w:val="24"/>
          </w:rPr>
          <w:t>JRE: 1.8.0_152-release-1024-b02 amd64</w:t>
        </w:r>
        <w:r w:rsidR="0040256B">
          <w:rPr>
            <w:rFonts w:ascii="Times New Roman" w:hAnsi="Times New Roman" w:cs="Times New Roman"/>
            <w:sz w:val="24"/>
            <w:szCs w:val="24"/>
          </w:rPr>
          <w:t>,</w:t>
        </w:r>
      </w:ins>
      <w:ins w:id="20" w:author="choo hong yee" w:date="2018-05-24T04:12:00Z">
        <w:r w:rsidR="0040256B">
          <w:rPr>
            <w:rFonts w:ascii="Times New Roman" w:hAnsi="Times New Roman" w:cs="Times New Roman"/>
            <w:sz w:val="24"/>
            <w:szCs w:val="24"/>
          </w:rPr>
          <w:t xml:space="preserve"> with SDK version of 27 and </w:t>
        </w:r>
        <w:proofErr w:type="spellStart"/>
        <w:r w:rsidR="0040256B">
          <w:rPr>
            <w:rFonts w:ascii="Times New Roman" w:hAnsi="Times New Roman" w:cs="Times New Roman"/>
            <w:sz w:val="24"/>
            <w:szCs w:val="24"/>
          </w:rPr>
          <w:t>Gradle</w:t>
        </w:r>
        <w:proofErr w:type="spellEnd"/>
        <w:r w:rsidR="0040256B">
          <w:rPr>
            <w:rFonts w:ascii="Times New Roman" w:hAnsi="Times New Roman" w:cs="Times New Roman"/>
            <w:sz w:val="24"/>
            <w:szCs w:val="24"/>
          </w:rPr>
          <w:t xml:space="preserve"> Build 3.</w:t>
        </w:r>
      </w:ins>
      <w:ins w:id="21" w:author="choo hong yee" w:date="2018-05-24T04:13:00Z">
        <w:r w:rsidR="0040256B">
          <w:rPr>
            <w:rFonts w:ascii="Times New Roman" w:hAnsi="Times New Roman" w:cs="Times New Roman"/>
            <w:sz w:val="24"/>
            <w:szCs w:val="24"/>
          </w:rPr>
          <w:t xml:space="preserve">1.2. </w:t>
        </w:r>
      </w:ins>
    </w:p>
    <w:p w:rsidR="00BE070C" w:rsidRPr="00F81661" w:rsidRDefault="00BE070C" w:rsidP="00D143EB">
      <w:pPr>
        <w:spacing w:line="360" w:lineRule="auto"/>
        <w:ind w:left="720"/>
        <w:jc w:val="both"/>
        <w:rPr>
          <w:rFonts w:ascii="Times New Roman" w:hAnsi="Times New Roman" w:cs="Times New Roman"/>
          <w:sz w:val="24"/>
          <w:szCs w:val="24"/>
        </w:rPr>
      </w:pPr>
    </w:p>
    <w:p w:rsidR="00BE070C" w:rsidRPr="00D143EB" w:rsidRDefault="00BE070C" w:rsidP="00D143EB">
      <w:pPr>
        <w:spacing w:line="360" w:lineRule="auto"/>
        <w:ind w:left="720"/>
        <w:jc w:val="both"/>
        <w:rPr>
          <w:rFonts w:ascii="Times New Roman" w:hAnsi="Times New Roman" w:cs="Times New Roman"/>
          <w:b/>
          <w:sz w:val="24"/>
          <w:szCs w:val="24"/>
        </w:rPr>
      </w:pPr>
      <w:r w:rsidRPr="00D143EB">
        <w:rPr>
          <w:rFonts w:ascii="Times New Roman" w:hAnsi="Times New Roman" w:cs="Times New Roman"/>
          <w:b/>
          <w:sz w:val="24"/>
          <w:szCs w:val="24"/>
        </w:rPr>
        <w:t>3.2.1.2 Adobe Experience Design (Adobe XD)</w:t>
      </w:r>
    </w:p>
    <w:p w:rsidR="00BE070C" w:rsidRPr="00F81661" w:rsidRDefault="00BE070C" w:rsidP="00D143EB">
      <w:pPr>
        <w:spacing w:line="360" w:lineRule="auto"/>
        <w:ind w:left="720" w:firstLine="720"/>
        <w:jc w:val="both"/>
        <w:rPr>
          <w:rFonts w:ascii="Times New Roman" w:hAnsi="Times New Roman" w:cs="Times New Roman"/>
          <w:sz w:val="24"/>
          <w:szCs w:val="24"/>
        </w:rPr>
      </w:pPr>
      <w:r w:rsidRPr="00F81661">
        <w:rPr>
          <w:rFonts w:ascii="Times New Roman" w:hAnsi="Times New Roman" w:cs="Times New Roman"/>
          <w:sz w:val="24"/>
          <w:szCs w:val="24"/>
        </w:rPr>
        <w:t xml:space="preserve">Adobe XD is a user experience design software developed by Adobe Systems. It is a pay to use software, and offers 7 days of free trial. It allow users to do design and customization on the user interface of an application, and allow the interface to be modelled into an application with limited function of interface. It supports vector design and </w:t>
      </w:r>
      <w:r w:rsidR="00927CF4" w:rsidRPr="00F81661">
        <w:rPr>
          <w:rFonts w:ascii="Times New Roman" w:hAnsi="Times New Roman" w:cs="Times New Roman"/>
          <w:sz w:val="24"/>
          <w:szCs w:val="24"/>
        </w:rPr>
        <w:t>wire framing</w:t>
      </w:r>
      <w:r w:rsidRPr="00F81661">
        <w:rPr>
          <w:rFonts w:ascii="Times New Roman" w:hAnsi="Times New Roman" w:cs="Times New Roman"/>
          <w:sz w:val="24"/>
          <w:szCs w:val="24"/>
        </w:rPr>
        <w:t xml:space="preserve">, and allow users in creating simple interactive click-through prototypes. </w:t>
      </w:r>
    </w:p>
    <w:p w:rsidR="00BE070C" w:rsidRPr="00F81661" w:rsidRDefault="00BE070C" w:rsidP="00D143EB">
      <w:pPr>
        <w:spacing w:line="360" w:lineRule="auto"/>
        <w:ind w:left="720"/>
        <w:jc w:val="both"/>
        <w:rPr>
          <w:rFonts w:ascii="Times New Roman" w:hAnsi="Times New Roman" w:cs="Times New Roman"/>
          <w:sz w:val="24"/>
          <w:szCs w:val="24"/>
        </w:rPr>
      </w:pPr>
    </w:p>
    <w:p w:rsidR="00BE070C" w:rsidRPr="00D143EB" w:rsidRDefault="00BE070C" w:rsidP="00D143EB">
      <w:pPr>
        <w:spacing w:line="360" w:lineRule="auto"/>
        <w:ind w:left="720"/>
        <w:jc w:val="both"/>
        <w:rPr>
          <w:rFonts w:ascii="Times New Roman" w:hAnsi="Times New Roman" w:cs="Times New Roman"/>
          <w:b/>
          <w:sz w:val="24"/>
          <w:szCs w:val="24"/>
        </w:rPr>
      </w:pPr>
      <w:r w:rsidRPr="00D143EB">
        <w:rPr>
          <w:rFonts w:ascii="Times New Roman" w:hAnsi="Times New Roman" w:cs="Times New Roman"/>
          <w:b/>
          <w:sz w:val="24"/>
          <w:szCs w:val="24"/>
        </w:rPr>
        <w:t>3.2.1.3 Android Virtual Device (AVD)</w:t>
      </w:r>
    </w:p>
    <w:p w:rsidR="00BE070C" w:rsidRPr="00F81661" w:rsidRDefault="00BE070C" w:rsidP="00D143EB">
      <w:pPr>
        <w:spacing w:line="360" w:lineRule="auto"/>
        <w:ind w:left="720" w:firstLine="720"/>
        <w:jc w:val="both"/>
        <w:rPr>
          <w:rFonts w:ascii="Times New Roman" w:hAnsi="Times New Roman" w:cs="Times New Roman"/>
          <w:sz w:val="24"/>
          <w:szCs w:val="24"/>
        </w:rPr>
      </w:pPr>
      <w:r w:rsidRPr="00F81661">
        <w:rPr>
          <w:rFonts w:ascii="Times New Roman" w:hAnsi="Times New Roman" w:cs="Times New Roman"/>
          <w:sz w:val="24"/>
          <w:szCs w:val="24"/>
        </w:rPr>
        <w:t xml:space="preserve">AVD is a built-in emulator by Android Studio, which allow users to create a mock Android device without having it in real life. Customizable RAM, OS and pixel setting can be done to simulate the created application before deploying it on the real-time devices. It is used in testing and debugging phase of the project as the codes must be tested out </w:t>
      </w:r>
      <w:r w:rsidRPr="00F81661">
        <w:rPr>
          <w:rFonts w:ascii="Times New Roman" w:hAnsi="Times New Roman" w:cs="Times New Roman"/>
          <w:sz w:val="24"/>
          <w:szCs w:val="24"/>
        </w:rPr>
        <w:lastRenderedPageBreak/>
        <w:t xml:space="preserve">frequently to check the functionality, and several model of Android devices can be tested in order to know the flaw of the software before deploying it on market. </w:t>
      </w:r>
    </w:p>
    <w:p w:rsidR="00BE070C" w:rsidRPr="00D143EB" w:rsidRDefault="00BE070C" w:rsidP="00F81661">
      <w:pPr>
        <w:spacing w:line="360" w:lineRule="auto"/>
        <w:jc w:val="both"/>
        <w:rPr>
          <w:rFonts w:ascii="Times New Roman" w:hAnsi="Times New Roman" w:cs="Times New Roman"/>
          <w:b/>
          <w:sz w:val="24"/>
          <w:szCs w:val="24"/>
        </w:rPr>
      </w:pPr>
      <w:r w:rsidRPr="00D143EB">
        <w:rPr>
          <w:rFonts w:ascii="Times New Roman" w:hAnsi="Times New Roman" w:cs="Times New Roman"/>
          <w:b/>
          <w:sz w:val="24"/>
          <w:szCs w:val="24"/>
        </w:rPr>
        <w:t>3.2.2 Hardware Required</w:t>
      </w:r>
    </w:p>
    <w:p w:rsidR="00BE070C" w:rsidRPr="00F81661" w:rsidRDefault="00BE070C" w:rsidP="00D143EB">
      <w:pPr>
        <w:spacing w:line="360" w:lineRule="auto"/>
        <w:ind w:firstLine="720"/>
        <w:jc w:val="both"/>
        <w:rPr>
          <w:rFonts w:ascii="Times New Roman" w:hAnsi="Times New Roman" w:cs="Times New Roman"/>
          <w:sz w:val="24"/>
          <w:szCs w:val="24"/>
        </w:rPr>
      </w:pPr>
      <w:r w:rsidRPr="00F81661">
        <w:rPr>
          <w:rFonts w:ascii="Times New Roman" w:hAnsi="Times New Roman" w:cs="Times New Roman"/>
          <w:sz w:val="24"/>
          <w:szCs w:val="24"/>
        </w:rPr>
        <w:t xml:space="preserve">For the project, computer and smartphone is a must as it is the basic tools needed in developing the application. </w:t>
      </w:r>
      <w:proofErr w:type="spellStart"/>
      <w:r w:rsidRPr="00F81661">
        <w:rPr>
          <w:rFonts w:ascii="Times New Roman" w:hAnsi="Times New Roman" w:cs="Times New Roman"/>
          <w:sz w:val="24"/>
          <w:szCs w:val="24"/>
        </w:rPr>
        <w:t>MyCOMS</w:t>
      </w:r>
      <w:proofErr w:type="spellEnd"/>
      <w:r w:rsidRPr="00F81661">
        <w:rPr>
          <w:rFonts w:ascii="Times New Roman" w:hAnsi="Times New Roman" w:cs="Times New Roman"/>
          <w:sz w:val="24"/>
          <w:szCs w:val="24"/>
        </w:rPr>
        <w:t xml:space="preserve"> electric vehicle will be involved once the application is ready to deploy, in order to get real time data to evaluate the system performance. </w:t>
      </w:r>
    </w:p>
    <w:p w:rsidR="00BE070C" w:rsidRPr="00F81661" w:rsidRDefault="00BE070C" w:rsidP="00F81661">
      <w:pPr>
        <w:spacing w:line="360" w:lineRule="auto"/>
        <w:jc w:val="both"/>
        <w:rPr>
          <w:rFonts w:ascii="Times New Roman" w:hAnsi="Times New Roman" w:cs="Times New Roman"/>
          <w:sz w:val="24"/>
          <w:szCs w:val="24"/>
        </w:rPr>
      </w:pPr>
    </w:p>
    <w:p w:rsidR="00BE070C" w:rsidRDefault="00BE070C" w:rsidP="00D143EB">
      <w:pPr>
        <w:spacing w:line="360" w:lineRule="auto"/>
        <w:ind w:firstLine="720"/>
        <w:jc w:val="both"/>
        <w:rPr>
          <w:rFonts w:ascii="Times New Roman" w:hAnsi="Times New Roman" w:cs="Times New Roman"/>
          <w:sz w:val="24"/>
          <w:szCs w:val="24"/>
        </w:rPr>
      </w:pPr>
      <w:r w:rsidRPr="00F81661">
        <w:rPr>
          <w:rFonts w:ascii="Times New Roman" w:hAnsi="Times New Roman" w:cs="Times New Roman"/>
          <w:sz w:val="24"/>
          <w:szCs w:val="24"/>
        </w:rPr>
        <w:t xml:space="preserve">A system block diagram is </w:t>
      </w:r>
      <w:r w:rsidR="00EB02F7">
        <w:rPr>
          <w:rFonts w:ascii="Times New Roman" w:hAnsi="Times New Roman" w:cs="Times New Roman"/>
          <w:sz w:val="24"/>
          <w:szCs w:val="24"/>
        </w:rPr>
        <w:t>shown as in Figure 3.2.2.1</w:t>
      </w:r>
      <w:r w:rsidRPr="00F81661">
        <w:rPr>
          <w:rFonts w:ascii="Times New Roman" w:hAnsi="Times New Roman" w:cs="Times New Roman"/>
          <w:sz w:val="24"/>
          <w:szCs w:val="24"/>
        </w:rPr>
        <w:t xml:space="preserve"> in order to visualize the relationship between each component. It is illustrate as below.</w:t>
      </w:r>
    </w:p>
    <w:p w:rsidR="00C61109" w:rsidRPr="00F81661" w:rsidRDefault="00F507A0" w:rsidP="00C61109">
      <w:pPr>
        <w:spacing w:line="360" w:lineRule="auto"/>
        <w:jc w:val="center"/>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85pt">
            <v:imagedata r:id="rId10" o:title="Picture1"/>
          </v:shape>
        </w:pict>
      </w:r>
    </w:p>
    <w:p w:rsidR="00BE070C" w:rsidRDefault="00C61109" w:rsidP="00C61109">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w:t>
      </w:r>
      <w:r w:rsidR="00F972D9">
        <w:rPr>
          <w:rFonts w:ascii="Times New Roman" w:hAnsi="Times New Roman" w:cs="Times New Roman"/>
          <w:sz w:val="24"/>
          <w:szCs w:val="24"/>
        </w:rPr>
        <w:t>.2.2.1</w:t>
      </w:r>
      <w:r w:rsidR="00BE070C" w:rsidRPr="00F81661">
        <w:rPr>
          <w:rFonts w:ascii="Times New Roman" w:hAnsi="Times New Roman" w:cs="Times New Roman"/>
          <w:sz w:val="24"/>
          <w:szCs w:val="24"/>
        </w:rPr>
        <w:t>: System block diagram of the project.</w:t>
      </w:r>
    </w:p>
    <w:p w:rsidR="00A3656E" w:rsidRPr="00F81661" w:rsidRDefault="00A3656E" w:rsidP="00C61109">
      <w:pPr>
        <w:spacing w:line="360" w:lineRule="auto"/>
        <w:jc w:val="center"/>
        <w:rPr>
          <w:rFonts w:ascii="Times New Roman" w:hAnsi="Times New Roman" w:cs="Times New Roman"/>
          <w:sz w:val="24"/>
          <w:szCs w:val="24"/>
        </w:rPr>
      </w:pPr>
    </w:p>
    <w:p w:rsidR="00BE070C" w:rsidRPr="00F81661" w:rsidRDefault="00BE070C" w:rsidP="00D143EB">
      <w:pPr>
        <w:spacing w:line="360" w:lineRule="auto"/>
        <w:ind w:firstLine="720"/>
        <w:jc w:val="both"/>
        <w:rPr>
          <w:rFonts w:ascii="Times New Roman" w:hAnsi="Times New Roman" w:cs="Times New Roman"/>
          <w:sz w:val="24"/>
          <w:szCs w:val="24"/>
        </w:rPr>
      </w:pPr>
      <w:r w:rsidRPr="00F81661">
        <w:rPr>
          <w:rFonts w:ascii="Times New Roman" w:hAnsi="Times New Roman" w:cs="Times New Roman"/>
          <w:sz w:val="24"/>
          <w:szCs w:val="24"/>
        </w:rPr>
        <w:t xml:space="preserve">The application will be linked to computer and database through internet and server. User will be using the application, while the administrator is able to view the activity through the server, </w:t>
      </w:r>
      <w:r w:rsidRPr="00F81661">
        <w:rPr>
          <w:rFonts w:ascii="Times New Roman" w:hAnsi="Times New Roman" w:cs="Times New Roman"/>
          <w:sz w:val="24"/>
          <w:szCs w:val="24"/>
        </w:rPr>
        <w:lastRenderedPageBreak/>
        <w:t xml:space="preserve">and </w:t>
      </w:r>
      <w:r w:rsidR="00927CF4" w:rsidRPr="00F81661">
        <w:rPr>
          <w:rFonts w:ascii="Times New Roman" w:hAnsi="Times New Roman" w:cs="Times New Roman"/>
          <w:sz w:val="24"/>
          <w:szCs w:val="24"/>
        </w:rPr>
        <w:t>analyses</w:t>
      </w:r>
      <w:r w:rsidRPr="00F81661">
        <w:rPr>
          <w:rFonts w:ascii="Times New Roman" w:hAnsi="Times New Roman" w:cs="Times New Roman"/>
          <w:sz w:val="24"/>
          <w:szCs w:val="24"/>
        </w:rPr>
        <w:t xml:space="preserve"> the data through the database. This step is important as it allow the administrator to evaluate the system performance.</w:t>
      </w:r>
    </w:p>
    <w:p w:rsidR="00BE070C" w:rsidRPr="00F81661" w:rsidRDefault="00BE070C" w:rsidP="00F81661">
      <w:pPr>
        <w:spacing w:line="360" w:lineRule="auto"/>
        <w:jc w:val="both"/>
        <w:rPr>
          <w:rFonts w:ascii="Times New Roman" w:hAnsi="Times New Roman" w:cs="Times New Roman"/>
          <w:sz w:val="24"/>
          <w:szCs w:val="24"/>
        </w:rPr>
      </w:pPr>
    </w:p>
    <w:p w:rsidR="00BE070C" w:rsidRPr="00D143EB" w:rsidRDefault="00BE070C" w:rsidP="00F81661">
      <w:pPr>
        <w:spacing w:line="360" w:lineRule="auto"/>
        <w:jc w:val="both"/>
        <w:rPr>
          <w:rFonts w:ascii="Times New Roman" w:hAnsi="Times New Roman" w:cs="Times New Roman"/>
          <w:b/>
          <w:sz w:val="24"/>
          <w:szCs w:val="24"/>
        </w:rPr>
      </w:pPr>
      <w:r w:rsidRPr="00D143EB">
        <w:rPr>
          <w:rFonts w:ascii="Times New Roman" w:hAnsi="Times New Roman" w:cs="Times New Roman"/>
          <w:b/>
          <w:sz w:val="24"/>
          <w:szCs w:val="24"/>
        </w:rPr>
        <w:t>3.3 Application Design and Development</w:t>
      </w:r>
    </w:p>
    <w:p w:rsidR="00BE070C" w:rsidRPr="00F81661" w:rsidRDefault="00BE070C" w:rsidP="00D143EB">
      <w:pPr>
        <w:spacing w:line="360" w:lineRule="auto"/>
        <w:ind w:firstLine="720"/>
        <w:jc w:val="both"/>
        <w:rPr>
          <w:rFonts w:ascii="Times New Roman" w:hAnsi="Times New Roman" w:cs="Times New Roman"/>
          <w:sz w:val="24"/>
          <w:szCs w:val="24"/>
        </w:rPr>
      </w:pPr>
      <w:r w:rsidRPr="00F81661">
        <w:rPr>
          <w:rFonts w:ascii="Times New Roman" w:hAnsi="Times New Roman" w:cs="Times New Roman"/>
          <w:sz w:val="24"/>
          <w:szCs w:val="24"/>
        </w:rPr>
        <w:t xml:space="preserve">For the design of the application, a flow of required function is detailed, with the targeted group of users. The flow is represented in </w:t>
      </w:r>
      <w:r w:rsidR="00EB02F7">
        <w:rPr>
          <w:rFonts w:ascii="Times New Roman" w:hAnsi="Times New Roman" w:cs="Times New Roman"/>
          <w:sz w:val="24"/>
          <w:szCs w:val="24"/>
        </w:rPr>
        <w:t>Figure 3.3.1</w:t>
      </w:r>
      <w:r w:rsidRPr="00F81661">
        <w:rPr>
          <w:rFonts w:ascii="Times New Roman" w:hAnsi="Times New Roman" w:cs="Times New Roman"/>
          <w:sz w:val="24"/>
          <w:szCs w:val="24"/>
        </w:rPr>
        <w:t>.</w:t>
      </w:r>
    </w:p>
    <w:p w:rsidR="00BE070C" w:rsidRPr="00F81661" w:rsidRDefault="00C61109" w:rsidP="00C61109">
      <w:pPr>
        <w:spacing w:line="360" w:lineRule="auto"/>
        <w:jc w:val="center"/>
        <w:rPr>
          <w:rFonts w:ascii="Times New Roman" w:hAnsi="Times New Roman" w:cs="Times New Roman"/>
          <w:sz w:val="24"/>
          <w:szCs w:val="24"/>
        </w:rPr>
      </w:pPr>
      <w:r>
        <w:rPr>
          <w:noProof/>
          <w:color w:val="000000"/>
        </w:rPr>
        <w:drawing>
          <wp:inline distT="0" distB="0" distL="0" distR="0">
            <wp:extent cx="2838450" cy="4724400"/>
            <wp:effectExtent l="0" t="0" r="0" b="0"/>
            <wp:docPr id="4" name="Picture 4" descr="https://lh5.googleusercontent.com/F3mbxcGZNRY_NN5u5yPANHPCGJp0uxQfxnZfHI8Fb2uSIddHtEnnkjn-djabyAebhcXzM9NLFdVMo7qCVevcgqkk-0zzX1fHCOzLpywlMUqoJypx_VEz0uO2GFpW-p9Y0eZHd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F3mbxcGZNRY_NN5u5yPANHPCGJp0uxQfxnZfHI8Fb2uSIddHtEnnkjn-djabyAebhcXzM9NLFdVMo7qCVevcgqkk-0zzX1fHCOzLpywlMUqoJypx_VEz0uO2GFpW-p9Y0eZHdie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8450" cy="4724400"/>
                    </a:xfrm>
                    <a:prstGeom prst="rect">
                      <a:avLst/>
                    </a:prstGeom>
                    <a:noFill/>
                    <a:ln>
                      <a:noFill/>
                    </a:ln>
                  </pic:spPr>
                </pic:pic>
              </a:graphicData>
            </a:graphic>
          </wp:inline>
        </w:drawing>
      </w:r>
    </w:p>
    <w:p w:rsidR="00BE070C" w:rsidRPr="00F81661" w:rsidRDefault="00BE070C" w:rsidP="00C61109">
      <w:pPr>
        <w:spacing w:line="360" w:lineRule="auto"/>
        <w:jc w:val="center"/>
        <w:rPr>
          <w:rFonts w:ascii="Times New Roman" w:hAnsi="Times New Roman" w:cs="Times New Roman"/>
          <w:sz w:val="24"/>
          <w:szCs w:val="24"/>
        </w:rPr>
      </w:pPr>
      <w:r w:rsidRPr="00F81661">
        <w:rPr>
          <w:rFonts w:ascii="Times New Roman" w:hAnsi="Times New Roman" w:cs="Times New Roman"/>
          <w:sz w:val="24"/>
          <w:szCs w:val="24"/>
        </w:rPr>
        <w:t xml:space="preserve">Figure </w:t>
      </w:r>
      <w:r w:rsidR="00F972D9">
        <w:rPr>
          <w:rFonts w:ascii="Times New Roman" w:hAnsi="Times New Roman" w:cs="Times New Roman"/>
          <w:sz w:val="24"/>
          <w:szCs w:val="24"/>
        </w:rPr>
        <w:t>3.3.1</w:t>
      </w:r>
      <w:r w:rsidRPr="00F81661">
        <w:rPr>
          <w:rFonts w:ascii="Times New Roman" w:hAnsi="Times New Roman" w:cs="Times New Roman"/>
          <w:sz w:val="24"/>
          <w:szCs w:val="24"/>
        </w:rPr>
        <w:t xml:space="preserve">: </w:t>
      </w:r>
      <w:r w:rsidR="00C61109">
        <w:rPr>
          <w:rFonts w:ascii="Times New Roman" w:hAnsi="Times New Roman" w:cs="Times New Roman"/>
          <w:sz w:val="24"/>
          <w:szCs w:val="24"/>
        </w:rPr>
        <w:t>Use case diagram</w:t>
      </w:r>
      <w:r w:rsidRPr="00F81661">
        <w:rPr>
          <w:rFonts w:ascii="Times New Roman" w:hAnsi="Times New Roman" w:cs="Times New Roman"/>
          <w:sz w:val="24"/>
          <w:szCs w:val="24"/>
        </w:rPr>
        <w:t xml:space="preserve"> for the application.</w:t>
      </w:r>
    </w:p>
    <w:p w:rsidR="00BE070C" w:rsidRPr="00F81661" w:rsidRDefault="00BE070C" w:rsidP="00D143EB">
      <w:pPr>
        <w:spacing w:line="360" w:lineRule="auto"/>
        <w:ind w:firstLine="720"/>
        <w:jc w:val="both"/>
        <w:rPr>
          <w:rFonts w:ascii="Times New Roman" w:hAnsi="Times New Roman" w:cs="Times New Roman"/>
          <w:sz w:val="24"/>
          <w:szCs w:val="24"/>
        </w:rPr>
      </w:pPr>
      <w:r w:rsidRPr="00F81661">
        <w:rPr>
          <w:rFonts w:ascii="Times New Roman" w:hAnsi="Times New Roman" w:cs="Times New Roman"/>
          <w:sz w:val="24"/>
          <w:szCs w:val="24"/>
        </w:rPr>
        <w:t xml:space="preserve">Firstly, the main screen of the application will prompt user input of identify, such as matric number and password for security purposes. New sign up user will have to register themselves, while registered user have to log in just once, unless the user log out after every session. The application will have selection where user is able to book the vehicle and check the availability </w:t>
      </w:r>
      <w:r w:rsidRPr="00F81661">
        <w:rPr>
          <w:rFonts w:ascii="Times New Roman" w:hAnsi="Times New Roman" w:cs="Times New Roman"/>
          <w:sz w:val="24"/>
          <w:szCs w:val="24"/>
        </w:rPr>
        <w:lastRenderedPageBreak/>
        <w:t xml:space="preserve">with real-time synchronization of database. Once the booking is done, user will be able to start the application as a navigation application, where it will route between the starting and the ending point of the trip. System will alert the user if the route is detected to be out of course from the targeted location. Abnormal activity of the application by user will be recorded and uploaded to the database for reference purposes. </w:t>
      </w:r>
    </w:p>
    <w:p w:rsidR="00BE070C" w:rsidRPr="00F81661" w:rsidRDefault="00BE070C" w:rsidP="00F81661">
      <w:pPr>
        <w:spacing w:line="360" w:lineRule="auto"/>
        <w:jc w:val="both"/>
        <w:rPr>
          <w:rFonts w:ascii="Times New Roman" w:hAnsi="Times New Roman" w:cs="Times New Roman"/>
          <w:sz w:val="24"/>
          <w:szCs w:val="24"/>
        </w:rPr>
      </w:pPr>
    </w:p>
    <w:p w:rsidR="00BE070C" w:rsidRPr="00D143EB" w:rsidRDefault="00BE070C" w:rsidP="00F81661">
      <w:pPr>
        <w:spacing w:line="360" w:lineRule="auto"/>
        <w:jc w:val="both"/>
        <w:rPr>
          <w:rFonts w:ascii="Times New Roman" w:hAnsi="Times New Roman" w:cs="Times New Roman"/>
          <w:b/>
          <w:sz w:val="24"/>
          <w:szCs w:val="24"/>
        </w:rPr>
      </w:pPr>
      <w:r w:rsidRPr="00D143EB">
        <w:rPr>
          <w:rFonts w:ascii="Times New Roman" w:hAnsi="Times New Roman" w:cs="Times New Roman"/>
          <w:b/>
          <w:sz w:val="24"/>
          <w:szCs w:val="24"/>
        </w:rPr>
        <w:t>3.3.1 Firebase Database</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ab/>
        <w:t xml:space="preserve">Firebase is an online database that is released by Google, to allow more control of Android application. This database allow android application to store and synchronize data in real time. Firebase allow encryption of 2048-bit SSL for the protection of the data. It has custom authentication and access control for developers to suit their application development specification. </w:t>
      </w:r>
    </w:p>
    <w:p w:rsidR="00BE070C"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ab/>
        <w:t xml:space="preserve">Firebase can be used in cross platform development, such as </w:t>
      </w:r>
      <w:proofErr w:type="spellStart"/>
      <w:r w:rsidRPr="00F81661">
        <w:rPr>
          <w:rFonts w:ascii="Times New Roman" w:hAnsi="Times New Roman" w:cs="Times New Roman"/>
          <w:sz w:val="24"/>
          <w:szCs w:val="24"/>
        </w:rPr>
        <w:t>iOS</w:t>
      </w:r>
      <w:proofErr w:type="spellEnd"/>
      <w:r w:rsidRPr="00F81661">
        <w:rPr>
          <w:rFonts w:ascii="Times New Roman" w:hAnsi="Times New Roman" w:cs="Times New Roman"/>
          <w:sz w:val="24"/>
          <w:szCs w:val="24"/>
        </w:rPr>
        <w:t xml:space="preserve">, Android and also Web development. User will need to sign up an account in Firebase, the API can be easily embedded into the application and to create connection to the server. Firebase saves time as it does not require extra scripting on server-side. </w:t>
      </w:r>
    </w:p>
    <w:p w:rsidR="004F2D80" w:rsidRDefault="004F2D80" w:rsidP="00F8166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Figure 3.3.1.1 shows the </w:t>
      </w:r>
      <w:del w:id="22" w:author="choo hong yee" w:date="2018-05-24T04:16:00Z">
        <w:r w:rsidDel="0040256B">
          <w:rPr>
            <w:rFonts w:ascii="Times New Roman" w:hAnsi="Times New Roman" w:cs="Times New Roman"/>
            <w:sz w:val="24"/>
            <w:szCs w:val="24"/>
          </w:rPr>
          <w:delText>entity relationship diagram</w:delText>
        </w:r>
      </w:del>
      <w:ins w:id="23" w:author="choo hong yee" w:date="2018-05-24T04:16:00Z">
        <w:r w:rsidR="0040256B">
          <w:rPr>
            <w:rFonts w:ascii="Times New Roman" w:hAnsi="Times New Roman" w:cs="Times New Roman"/>
            <w:sz w:val="24"/>
            <w:szCs w:val="24"/>
          </w:rPr>
          <w:t>relationship</w:t>
        </w:r>
      </w:ins>
      <w:r>
        <w:rPr>
          <w:rFonts w:ascii="Times New Roman" w:hAnsi="Times New Roman" w:cs="Times New Roman"/>
          <w:sz w:val="24"/>
          <w:szCs w:val="24"/>
        </w:rPr>
        <w:t xml:space="preserve"> between the elements in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database.</w:t>
      </w:r>
    </w:p>
    <w:p w:rsidR="004F2D80" w:rsidRPr="00F81661" w:rsidRDefault="009A2EA5" w:rsidP="009A2EA5">
      <w:pPr>
        <w:spacing w:line="360" w:lineRule="auto"/>
        <w:jc w:val="center"/>
        <w:rPr>
          <w:rFonts w:ascii="Times New Roman" w:hAnsi="Times New Roman" w:cs="Times New Roman"/>
          <w:sz w:val="24"/>
          <w:szCs w:val="24"/>
        </w:rPr>
        <w:pPrChange w:id="24" w:author="choo hong yee" w:date="2018-05-24T04:37:00Z">
          <w:pPr>
            <w:spacing w:line="360" w:lineRule="auto"/>
            <w:jc w:val="both"/>
          </w:pPr>
        </w:pPrChange>
      </w:pPr>
      <w:ins w:id="25" w:author="choo hong yee" w:date="2018-05-24T04:37:00Z">
        <w:r>
          <w:rPr>
            <w:noProof/>
          </w:rPr>
          <w:drawing>
            <wp:inline distT="0" distB="0" distL="0" distR="0" wp14:anchorId="762D9983" wp14:editId="4E6740AF">
              <wp:extent cx="4845132" cy="26169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47778" cy="2618340"/>
                      </a:xfrm>
                      <a:prstGeom prst="rect">
                        <a:avLst/>
                      </a:prstGeom>
                    </pic:spPr>
                  </pic:pic>
                </a:graphicData>
              </a:graphic>
            </wp:inline>
          </w:drawing>
        </w:r>
      </w:ins>
    </w:p>
    <w:p w:rsidR="00BE070C" w:rsidRDefault="004F2D80" w:rsidP="004F2D80">
      <w:pPr>
        <w:spacing w:line="360" w:lineRule="auto"/>
        <w:jc w:val="center"/>
        <w:rPr>
          <w:ins w:id="26" w:author="choo hong yee" w:date="2018-05-24T04:37:00Z"/>
          <w:rFonts w:ascii="Times New Roman" w:hAnsi="Times New Roman" w:cs="Times New Roman"/>
          <w:sz w:val="24"/>
          <w:szCs w:val="24"/>
        </w:rPr>
      </w:pPr>
      <w:r>
        <w:rPr>
          <w:rFonts w:ascii="Times New Roman" w:hAnsi="Times New Roman" w:cs="Times New Roman"/>
          <w:sz w:val="24"/>
          <w:szCs w:val="24"/>
        </w:rPr>
        <w:t xml:space="preserve">Figure 3.3.1.1 </w:t>
      </w:r>
      <w:del w:id="27" w:author="choo hong yee" w:date="2018-05-24T04:17:00Z">
        <w:r w:rsidRPr="004F2D80" w:rsidDel="0040256B">
          <w:rPr>
            <w:rFonts w:ascii="Times New Roman" w:hAnsi="Times New Roman" w:cs="Times New Roman"/>
            <w:sz w:val="24"/>
            <w:szCs w:val="24"/>
          </w:rPr>
          <w:delText>Entity Relationship Diagram</w:delText>
        </w:r>
      </w:del>
      <w:ins w:id="28" w:author="choo hong yee" w:date="2018-05-24T04:17:00Z">
        <w:r w:rsidR="0040256B">
          <w:rPr>
            <w:rFonts w:ascii="Times New Roman" w:hAnsi="Times New Roman" w:cs="Times New Roman"/>
            <w:sz w:val="24"/>
            <w:szCs w:val="24"/>
          </w:rPr>
          <w:t>Relationship between elements in database.</w:t>
        </w:r>
      </w:ins>
    </w:p>
    <w:p w:rsidR="009A2EA5" w:rsidRDefault="009A2EA5" w:rsidP="009A2EA5">
      <w:pPr>
        <w:spacing w:line="360" w:lineRule="auto"/>
        <w:jc w:val="both"/>
        <w:rPr>
          <w:ins w:id="29" w:author="choo hong yee" w:date="2018-05-24T04:38:00Z"/>
          <w:rFonts w:ascii="Times New Roman" w:hAnsi="Times New Roman" w:cs="Times New Roman"/>
          <w:sz w:val="24"/>
          <w:szCs w:val="24"/>
        </w:rPr>
        <w:pPrChange w:id="30" w:author="choo hong yee" w:date="2018-05-24T04:37:00Z">
          <w:pPr>
            <w:spacing w:line="360" w:lineRule="auto"/>
            <w:jc w:val="center"/>
          </w:pPr>
        </w:pPrChange>
      </w:pPr>
      <w:ins w:id="31" w:author="choo hong yee" w:date="2018-05-24T04:38:00Z">
        <w:r>
          <w:rPr>
            <w:rFonts w:ascii="Times New Roman" w:hAnsi="Times New Roman" w:cs="Times New Roman"/>
            <w:sz w:val="24"/>
            <w:szCs w:val="24"/>
          </w:rPr>
          <w:lastRenderedPageBreak/>
          <w:t>3.4 Application Design and Development</w:t>
        </w:r>
      </w:ins>
    </w:p>
    <w:p w:rsidR="009A2EA5" w:rsidRDefault="009A2EA5" w:rsidP="009A2EA5">
      <w:pPr>
        <w:spacing w:line="360" w:lineRule="auto"/>
        <w:jc w:val="both"/>
        <w:rPr>
          <w:rFonts w:ascii="Times New Roman" w:hAnsi="Times New Roman" w:cs="Times New Roman"/>
          <w:sz w:val="24"/>
          <w:szCs w:val="24"/>
        </w:rPr>
        <w:pPrChange w:id="32" w:author="choo hong yee" w:date="2018-05-24T04:37:00Z">
          <w:pPr>
            <w:spacing w:line="360" w:lineRule="auto"/>
            <w:jc w:val="center"/>
          </w:pPr>
        </w:pPrChange>
      </w:pPr>
      <w:ins w:id="33" w:author="choo hong yee" w:date="2018-05-24T04:38:00Z">
        <w:r>
          <w:rPr>
            <w:rFonts w:ascii="Times New Roman" w:hAnsi="Times New Roman" w:cs="Times New Roman"/>
            <w:sz w:val="24"/>
            <w:szCs w:val="24"/>
          </w:rPr>
          <w:tab/>
          <w:t xml:space="preserve">For the design of the application, a block diagram for the application overview is shown as below. </w:t>
        </w:r>
        <w:r w:rsidRPr="009A2EA5">
          <w:rPr>
            <w:rFonts w:ascii="Times New Roman" w:hAnsi="Times New Roman" w:cs="Times New Roman"/>
            <w:sz w:val="24"/>
            <w:szCs w:val="24"/>
          </w:rPr>
          <w:t>The system flowchart is represented graphically in figure 3.2, where it shows the overall activity and functions to be carried out in the application.</w:t>
        </w:r>
      </w:ins>
    </w:p>
    <w:p w:rsidR="009A2EA5" w:rsidRDefault="009A2EA5" w:rsidP="009A2EA5">
      <w:pPr>
        <w:spacing w:line="360" w:lineRule="auto"/>
        <w:jc w:val="center"/>
        <w:rPr>
          <w:ins w:id="34" w:author="choo hong yee" w:date="2018-05-24T04:36:00Z"/>
          <w:rFonts w:ascii="Times New Roman" w:hAnsi="Times New Roman" w:cs="Times New Roman"/>
          <w:sz w:val="24"/>
          <w:szCs w:val="24"/>
        </w:rPr>
        <w:pPrChange w:id="35" w:author="choo hong yee" w:date="2018-05-24T04:23:00Z">
          <w:pPr>
            <w:spacing w:line="360" w:lineRule="auto"/>
            <w:jc w:val="both"/>
          </w:pPr>
        </w:pPrChange>
      </w:pPr>
      <w:ins w:id="36" w:author="choo hong yee" w:date="2018-05-24T04:36:00Z">
        <w:r w:rsidRPr="00154325">
          <w:rPr>
            <w:rFonts w:ascii="Times New Roman" w:hAnsi="Times New Roman" w:cs="Times New Roman"/>
            <w:sz w:val="24"/>
            <w:szCs w:val="24"/>
          </w:rPr>
          <w:drawing>
            <wp:inline distT="0" distB="0" distL="0" distR="0" wp14:anchorId="3B056633" wp14:editId="592E9941">
              <wp:extent cx="3463367" cy="4401654"/>
              <wp:effectExtent l="0" t="0" r="3810" b="0"/>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463367" cy="4401654"/>
                      </a:xfrm>
                      <a:prstGeom prst="rect">
                        <a:avLst/>
                      </a:prstGeom>
                    </pic:spPr>
                  </pic:pic>
                </a:graphicData>
              </a:graphic>
            </wp:inline>
          </w:drawing>
        </w:r>
      </w:ins>
    </w:p>
    <w:p w:rsidR="009A2EA5" w:rsidRDefault="009A2EA5" w:rsidP="009A2EA5">
      <w:pPr>
        <w:spacing w:line="360" w:lineRule="auto"/>
        <w:jc w:val="center"/>
        <w:rPr>
          <w:ins w:id="37" w:author="choo hong yee" w:date="2018-05-24T04:36:00Z"/>
          <w:rFonts w:ascii="Times New Roman" w:hAnsi="Times New Roman" w:cs="Times New Roman"/>
          <w:sz w:val="24"/>
          <w:szCs w:val="24"/>
        </w:rPr>
        <w:pPrChange w:id="38" w:author="choo hong yee" w:date="2018-05-24T04:23:00Z">
          <w:pPr>
            <w:spacing w:line="360" w:lineRule="auto"/>
            <w:jc w:val="both"/>
          </w:pPr>
        </w:pPrChange>
      </w:pPr>
      <w:ins w:id="39" w:author="choo hong yee" w:date="2018-05-24T04:36:00Z">
        <w:r>
          <w:rPr>
            <w:rFonts w:ascii="Times New Roman" w:hAnsi="Times New Roman" w:cs="Times New Roman"/>
            <w:sz w:val="24"/>
            <w:szCs w:val="24"/>
          </w:rPr>
          <w:t>Figure 3.</w:t>
        </w:r>
      </w:ins>
      <w:ins w:id="40" w:author="choo hong yee" w:date="2018-05-24T04:39:00Z">
        <w:r>
          <w:rPr>
            <w:rFonts w:ascii="Times New Roman" w:hAnsi="Times New Roman" w:cs="Times New Roman"/>
            <w:sz w:val="24"/>
            <w:szCs w:val="24"/>
          </w:rPr>
          <w:t>4</w:t>
        </w:r>
      </w:ins>
      <w:ins w:id="41" w:author="choo hong yee" w:date="2018-05-24T04:36:00Z">
        <w:r>
          <w:rPr>
            <w:rFonts w:ascii="Times New Roman" w:hAnsi="Times New Roman" w:cs="Times New Roman"/>
            <w:sz w:val="24"/>
            <w:szCs w:val="24"/>
          </w:rPr>
          <w:t>: The flowchart of the system</w:t>
        </w:r>
      </w:ins>
    </w:p>
    <w:p w:rsidR="009A2EA5" w:rsidRDefault="009A2EA5" w:rsidP="009A2EA5">
      <w:pPr>
        <w:spacing w:line="360" w:lineRule="auto"/>
        <w:jc w:val="both"/>
        <w:rPr>
          <w:ins w:id="42" w:author="choo hong yee" w:date="2018-05-24T04:36:00Z"/>
          <w:rFonts w:ascii="Times New Roman" w:hAnsi="Times New Roman" w:cs="Times New Roman"/>
          <w:sz w:val="24"/>
          <w:szCs w:val="24"/>
        </w:rPr>
      </w:pPr>
      <w:ins w:id="43" w:author="choo hong yee" w:date="2018-05-24T04:36:00Z">
        <w:r>
          <w:rPr>
            <w:rFonts w:ascii="Times New Roman" w:hAnsi="Times New Roman" w:cs="Times New Roman"/>
            <w:sz w:val="24"/>
            <w:szCs w:val="24"/>
          </w:rPr>
          <w:tab/>
        </w:r>
        <w:r>
          <w:rPr>
            <w:rFonts w:ascii="Times New Roman" w:hAnsi="Times New Roman" w:cs="Times New Roman"/>
            <w:sz w:val="24"/>
            <w:szCs w:val="24"/>
          </w:rPr>
          <w:tab/>
          <w:t>User will be prompted to register or log in to the system at the main interface of the application. Once the user’s identity is confirmed which is a student or staff of UPM, the user will be lead to the home interface where all the functions are located. User will be able to choose between viewing the location of the vehicle, booking the vehicle, viewing and managing the status of the booked vehicle, and also view user details. User can choose to log out from the application, or stay in the session until next launch of the application.</w:t>
        </w:r>
      </w:ins>
    </w:p>
    <w:p w:rsidR="009A2EA5" w:rsidDel="005841ED" w:rsidRDefault="009A2EA5" w:rsidP="009A2EA5">
      <w:pPr>
        <w:spacing w:line="360" w:lineRule="auto"/>
        <w:jc w:val="both"/>
        <w:rPr>
          <w:ins w:id="44" w:author="choo hong yee" w:date="2018-05-24T04:36:00Z"/>
          <w:del w:id="45" w:author="choo hong yee" w:date="2018-05-24T04:32:00Z"/>
          <w:rFonts w:ascii="Times New Roman" w:hAnsi="Times New Roman" w:cs="Times New Roman"/>
          <w:sz w:val="24"/>
          <w:szCs w:val="24"/>
        </w:rPr>
      </w:pPr>
      <w:ins w:id="46" w:author="choo hong yee" w:date="2018-05-24T04:36:00Z">
        <w:r>
          <w:rPr>
            <w:rFonts w:ascii="Times New Roman" w:hAnsi="Times New Roman" w:cs="Times New Roman"/>
            <w:sz w:val="24"/>
            <w:szCs w:val="24"/>
          </w:rPr>
          <w:lastRenderedPageBreak/>
          <w:tab/>
          <w:t xml:space="preserve">User can see the real time location of the vehicles so that they can know when and where to book the available vehicles. User can also delete and authenticate the booked vehicle by going to the managing booking activity. </w:t>
        </w:r>
      </w:ins>
    </w:p>
    <w:p w:rsidR="004F2D80" w:rsidRPr="00F81661" w:rsidRDefault="004F2D80" w:rsidP="00F81661">
      <w:pPr>
        <w:spacing w:line="360" w:lineRule="auto"/>
        <w:jc w:val="both"/>
        <w:rPr>
          <w:rFonts w:ascii="Times New Roman" w:hAnsi="Times New Roman" w:cs="Times New Roman"/>
          <w:sz w:val="24"/>
          <w:szCs w:val="24"/>
        </w:rPr>
      </w:pPr>
    </w:p>
    <w:p w:rsidR="00614049" w:rsidRDefault="00BE070C" w:rsidP="00F81661">
      <w:pPr>
        <w:spacing w:line="360" w:lineRule="auto"/>
        <w:jc w:val="both"/>
        <w:rPr>
          <w:rFonts w:ascii="Times New Roman" w:hAnsi="Times New Roman" w:cs="Times New Roman"/>
          <w:b/>
          <w:sz w:val="24"/>
          <w:szCs w:val="24"/>
        </w:rPr>
      </w:pPr>
      <w:r w:rsidRPr="00D143EB">
        <w:rPr>
          <w:rFonts w:ascii="Times New Roman" w:hAnsi="Times New Roman" w:cs="Times New Roman"/>
          <w:b/>
          <w:sz w:val="24"/>
          <w:szCs w:val="24"/>
        </w:rPr>
        <w:t>3.</w:t>
      </w:r>
      <w:r w:rsidR="009A2EA5">
        <w:rPr>
          <w:rFonts w:ascii="Times New Roman" w:hAnsi="Times New Roman" w:cs="Times New Roman"/>
          <w:b/>
          <w:sz w:val="24"/>
          <w:szCs w:val="24"/>
        </w:rPr>
        <w:t>5</w:t>
      </w:r>
      <w:r w:rsidRPr="00D143EB">
        <w:rPr>
          <w:rFonts w:ascii="Times New Roman" w:hAnsi="Times New Roman" w:cs="Times New Roman"/>
          <w:b/>
          <w:sz w:val="24"/>
          <w:szCs w:val="24"/>
        </w:rPr>
        <w:t xml:space="preserve"> Testing and Debugging</w:t>
      </w:r>
    </w:p>
    <w:p w:rsidR="00614049" w:rsidRPr="00614049" w:rsidRDefault="00614049" w:rsidP="0061404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614049">
        <w:rPr>
          <w:rFonts w:ascii="Times New Roman" w:hAnsi="Times New Roman" w:cs="Times New Roman"/>
          <w:sz w:val="24"/>
          <w:szCs w:val="24"/>
        </w:rPr>
        <w:t xml:space="preserve">AVD emulator will play important role for this stage of development. It will allow the application development process into easier and more convenient. Customization of Android devices can be done so that developer can predict and observe the errors that might happen if the application is deployed real-time. </w:t>
      </w:r>
    </w:p>
    <w:p w:rsidR="00614049" w:rsidRPr="00614049" w:rsidRDefault="00614049" w:rsidP="00614049">
      <w:pPr>
        <w:spacing w:line="360" w:lineRule="auto"/>
        <w:jc w:val="both"/>
        <w:rPr>
          <w:rFonts w:ascii="Times New Roman" w:hAnsi="Times New Roman" w:cs="Times New Roman"/>
          <w:sz w:val="24"/>
          <w:szCs w:val="24"/>
        </w:rPr>
      </w:pPr>
      <w:r w:rsidRPr="00614049">
        <w:rPr>
          <w:rFonts w:ascii="Times New Roman" w:hAnsi="Times New Roman" w:cs="Times New Roman"/>
          <w:sz w:val="24"/>
          <w:szCs w:val="24"/>
        </w:rPr>
        <w:tab/>
        <w:t>For final stage of the development, application will be tested on several Android devices such as Samsung J7, and emulated device in terms of resolution.</w:t>
      </w:r>
    </w:p>
    <w:p w:rsidR="00614049" w:rsidRDefault="00614049" w:rsidP="00614049">
      <w:pPr>
        <w:spacing w:line="360" w:lineRule="auto"/>
        <w:jc w:val="both"/>
        <w:rPr>
          <w:rFonts w:ascii="Times New Roman" w:hAnsi="Times New Roman" w:cs="Times New Roman"/>
          <w:b/>
          <w:sz w:val="24"/>
          <w:szCs w:val="24"/>
        </w:rPr>
      </w:pPr>
      <w:r w:rsidRPr="00614049">
        <w:rPr>
          <w:rFonts w:ascii="Times New Roman" w:hAnsi="Times New Roman" w:cs="Times New Roman"/>
          <w:b/>
          <w:sz w:val="24"/>
          <w:szCs w:val="24"/>
        </w:rPr>
        <w:t>3.</w:t>
      </w:r>
      <w:r w:rsidR="009A2EA5">
        <w:rPr>
          <w:rFonts w:ascii="Times New Roman" w:hAnsi="Times New Roman" w:cs="Times New Roman"/>
          <w:b/>
          <w:sz w:val="24"/>
          <w:szCs w:val="24"/>
        </w:rPr>
        <w:t>6</w:t>
      </w:r>
      <w:r>
        <w:rPr>
          <w:rFonts w:ascii="Times New Roman" w:hAnsi="Times New Roman" w:cs="Times New Roman"/>
          <w:b/>
          <w:sz w:val="24"/>
          <w:szCs w:val="24"/>
        </w:rPr>
        <w:t xml:space="preserve"> </w:t>
      </w:r>
      <w:r w:rsidRPr="00614049">
        <w:rPr>
          <w:rFonts w:ascii="Times New Roman" w:hAnsi="Times New Roman" w:cs="Times New Roman"/>
          <w:b/>
          <w:sz w:val="24"/>
          <w:szCs w:val="24"/>
        </w:rPr>
        <w:t>System Requirement</w:t>
      </w:r>
    </w:p>
    <w:p w:rsidR="00614049" w:rsidRDefault="009A2EA5" w:rsidP="00614049">
      <w:pPr>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3.6</w:t>
      </w:r>
      <w:r w:rsidR="00614049">
        <w:rPr>
          <w:rFonts w:ascii="Times New Roman" w:hAnsi="Times New Roman" w:cs="Times New Roman"/>
          <w:b/>
          <w:sz w:val="24"/>
          <w:szCs w:val="24"/>
        </w:rPr>
        <w:t>.1 Functional Requirement</w:t>
      </w:r>
    </w:p>
    <w:p w:rsidR="00614049" w:rsidRDefault="00614049" w:rsidP="00614049">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System is defined by a group of functions which is required to run. A system requirement consists of functional and non-functional requirements which has constraints to the design and implementation.</w:t>
      </w:r>
    </w:p>
    <w:p w:rsidR="00614049" w:rsidRDefault="00614049" w:rsidP="00614049">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Below shows the table in displaying functional requirements, labelled by ID.</w:t>
      </w:r>
    </w:p>
    <w:p w:rsidR="00614049" w:rsidRDefault="00614049" w:rsidP="00614049">
      <w:pPr>
        <w:spacing w:line="360" w:lineRule="auto"/>
        <w:ind w:left="720" w:firstLine="720"/>
        <w:jc w:val="both"/>
        <w:rPr>
          <w:rFonts w:ascii="Times New Roman" w:hAnsi="Times New Roman" w:cs="Times New Roman"/>
          <w:sz w:val="24"/>
          <w:szCs w:val="24"/>
        </w:rPr>
      </w:pPr>
    </w:p>
    <w:p w:rsidR="00614049" w:rsidRDefault="00614049" w:rsidP="00614049">
      <w:pPr>
        <w:spacing w:line="360" w:lineRule="auto"/>
        <w:ind w:left="720" w:firstLine="720"/>
        <w:jc w:val="both"/>
        <w:rPr>
          <w:rFonts w:ascii="Times New Roman" w:hAnsi="Times New Roman" w:cs="Times New Roman"/>
          <w:sz w:val="24"/>
          <w:szCs w:val="24"/>
        </w:rPr>
      </w:pPr>
    </w:p>
    <w:p w:rsidR="00614049" w:rsidRDefault="00614049" w:rsidP="00614049">
      <w:pPr>
        <w:spacing w:line="360" w:lineRule="auto"/>
        <w:ind w:left="720" w:firstLine="720"/>
        <w:jc w:val="both"/>
        <w:rPr>
          <w:rFonts w:ascii="Times New Roman" w:hAnsi="Times New Roman" w:cs="Times New Roman"/>
          <w:sz w:val="24"/>
          <w:szCs w:val="24"/>
        </w:rPr>
      </w:pPr>
    </w:p>
    <w:p w:rsidR="00614049" w:rsidRDefault="009A2EA5" w:rsidP="00614049">
      <w:pPr>
        <w:spacing w:line="360" w:lineRule="auto"/>
        <w:ind w:left="720" w:firstLine="720"/>
        <w:jc w:val="center"/>
        <w:rPr>
          <w:rFonts w:ascii="Times New Roman" w:hAnsi="Times New Roman" w:cs="Times New Roman"/>
          <w:sz w:val="24"/>
          <w:szCs w:val="24"/>
        </w:rPr>
      </w:pPr>
      <w:r>
        <w:rPr>
          <w:rFonts w:ascii="Times New Roman" w:hAnsi="Times New Roman" w:cs="Times New Roman"/>
          <w:sz w:val="24"/>
          <w:szCs w:val="24"/>
        </w:rPr>
        <w:t>Table 3.6</w:t>
      </w:r>
      <w:r w:rsidR="00614049">
        <w:rPr>
          <w:rFonts w:ascii="Times New Roman" w:hAnsi="Times New Roman" w:cs="Times New Roman"/>
          <w:sz w:val="24"/>
          <w:szCs w:val="24"/>
        </w:rPr>
        <w:t>.1.1: Functional Requirements.</w:t>
      </w:r>
    </w:p>
    <w:tbl>
      <w:tblPr>
        <w:tblStyle w:val="TableGrid"/>
        <w:tblW w:w="8866" w:type="dxa"/>
        <w:tblInd w:w="720" w:type="dxa"/>
        <w:tblLook w:val="04A0" w:firstRow="1" w:lastRow="0" w:firstColumn="1" w:lastColumn="0" w:noHBand="0" w:noVBand="1"/>
      </w:tblPr>
      <w:tblGrid>
        <w:gridCol w:w="805"/>
        <w:gridCol w:w="3960"/>
        <w:gridCol w:w="4101"/>
      </w:tblGrid>
      <w:tr w:rsidR="00614049" w:rsidRPr="00614049" w:rsidTr="00614049">
        <w:tc>
          <w:tcPr>
            <w:tcW w:w="805" w:type="dxa"/>
          </w:tcPr>
          <w:p w:rsidR="00614049" w:rsidRPr="00614049" w:rsidRDefault="00614049" w:rsidP="00614049">
            <w:pPr>
              <w:spacing w:line="360" w:lineRule="auto"/>
              <w:jc w:val="center"/>
              <w:rPr>
                <w:rFonts w:ascii="Times New Roman" w:hAnsi="Times New Roman" w:cs="Times New Roman"/>
                <w:b/>
                <w:sz w:val="24"/>
                <w:szCs w:val="24"/>
              </w:rPr>
            </w:pPr>
            <w:r w:rsidRPr="00614049">
              <w:rPr>
                <w:rFonts w:ascii="Times New Roman" w:hAnsi="Times New Roman" w:cs="Times New Roman"/>
                <w:b/>
                <w:sz w:val="24"/>
                <w:szCs w:val="24"/>
              </w:rPr>
              <w:t>ID</w:t>
            </w:r>
          </w:p>
        </w:tc>
        <w:tc>
          <w:tcPr>
            <w:tcW w:w="3960" w:type="dxa"/>
          </w:tcPr>
          <w:p w:rsidR="00614049" w:rsidRPr="00614049" w:rsidRDefault="00614049" w:rsidP="00614049">
            <w:pPr>
              <w:spacing w:line="360" w:lineRule="auto"/>
              <w:jc w:val="center"/>
              <w:rPr>
                <w:rFonts w:ascii="Times New Roman" w:hAnsi="Times New Roman" w:cs="Times New Roman"/>
                <w:b/>
                <w:sz w:val="24"/>
                <w:szCs w:val="24"/>
              </w:rPr>
            </w:pPr>
            <w:r w:rsidRPr="00614049">
              <w:rPr>
                <w:rFonts w:ascii="Times New Roman" w:hAnsi="Times New Roman" w:cs="Times New Roman"/>
                <w:b/>
                <w:sz w:val="24"/>
                <w:szCs w:val="24"/>
              </w:rPr>
              <w:t>Description</w:t>
            </w:r>
          </w:p>
        </w:tc>
        <w:tc>
          <w:tcPr>
            <w:tcW w:w="4101" w:type="dxa"/>
          </w:tcPr>
          <w:p w:rsidR="00614049" w:rsidRPr="00614049" w:rsidRDefault="00614049" w:rsidP="00614049">
            <w:pPr>
              <w:spacing w:line="360" w:lineRule="auto"/>
              <w:jc w:val="center"/>
              <w:rPr>
                <w:rFonts w:ascii="Times New Roman" w:hAnsi="Times New Roman" w:cs="Times New Roman"/>
                <w:b/>
                <w:sz w:val="24"/>
                <w:szCs w:val="24"/>
              </w:rPr>
            </w:pPr>
            <w:r w:rsidRPr="00614049">
              <w:rPr>
                <w:rFonts w:ascii="Times New Roman" w:hAnsi="Times New Roman" w:cs="Times New Roman"/>
                <w:b/>
                <w:sz w:val="24"/>
                <w:szCs w:val="24"/>
              </w:rPr>
              <w:t>Explanation</w:t>
            </w:r>
          </w:p>
        </w:tc>
      </w:tr>
      <w:tr w:rsidR="00614049" w:rsidTr="00614049">
        <w:tc>
          <w:tcPr>
            <w:tcW w:w="805" w:type="dxa"/>
          </w:tcPr>
          <w:p w:rsidR="00614049" w:rsidRDefault="00614049" w:rsidP="00614049">
            <w:pPr>
              <w:spacing w:line="360" w:lineRule="auto"/>
              <w:jc w:val="both"/>
              <w:rPr>
                <w:rFonts w:ascii="Times New Roman" w:hAnsi="Times New Roman" w:cs="Times New Roman"/>
                <w:sz w:val="24"/>
                <w:szCs w:val="24"/>
              </w:rPr>
            </w:pPr>
            <w:r>
              <w:rPr>
                <w:rFonts w:ascii="Times New Roman" w:hAnsi="Times New Roman" w:cs="Times New Roman"/>
                <w:sz w:val="24"/>
                <w:szCs w:val="24"/>
              </w:rPr>
              <w:t>FR1</w:t>
            </w:r>
          </w:p>
        </w:tc>
        <w:tc>
          <w:tcPr>
            <w:tcW w:w="3960" w:type="dxa"/>
          </w:tcPr>
          <w:p w:rsidR="00614049" w:rsidRDefault="00614049" w:rsidP="00614049">
            <w:pPr>
              <w:spacing w:line="360" w:lineRule="auto"/>
              <w:jc w:val="both"/>
              <w:rPr>
                <w:rFonts w:ascii="Times New Roman" w:hAnsi="Times New Roman" w:cs="Times New Roman"/>
                <w:sz w:val="24"/>
                <w:szCs w:val="24"/>
              </w:rPr>
            </w:pPr>
            <w:r w:rsidRPr="00614049">
              <w:rPr>
                <w:rFonts w:ascii="Times New Roman" w:hAnsi="Times New Roman" w:cs="Times New Roman"/>
                <w:sz w:val="24"/>
                <w:szCs w:val="24"/>
              </w:rPr>
              <w:t>Users must be able to sign up</w:t>
            </w:r>
            <w:r>
              <w:rPr>
                <w:rFonts w:ascii="Times New Roman" w:hAnsi="Times New Roman" w:cs="Times New Roman"/>
                <w:sz w:val="24"/>
                <w:szCs w:val="24"/>
              </w:rPr>
              <w:t>.</w:t>
            </w:r>
          </w:p>
        </w:tc>
        <w:tc>
          <w:tcPr>
            <w:tcW w:w="4101" w:type="dxa"/>
          </w:tcPr>
          <w:p w:rsidR="00614049" w:rsidRDefault="00614049" w:rsidP="00614049">
            <w:pPr>
              <w:spacing w:line="360" w:lineRule="auto"/>
              <w:jc w:val="both"/>
              <w:rPr>
                <w:rFonts w:ascii="Times New Roman" w:hAnsi="Times New Roman" w:cs="Times New Roman"/>
                <w:sz w:val="24"/>
                <w:szCs w:val="24"/>
              </w:rPr>
            </w:pPr>
            <w:r>
              <w:rPr>
                <w:rFonts w:ascii="Times New Roman" w:hAnsi="Times New Roman" w:cs="Times New Roman"/>
                <w:sz w:val="24"/>
                <w:szCs w:val="24"/>
              </w:rPr>
              <w:t>The user must be able to sign up with relevant matric number, name, email and password.</w:t>
            </w:r>
          </w:p>
        </w:tc>
      </w:tr>
      <w:tr w:rsidR="00614049" w:rsidTr="00614049">
        <w:tc>
          <w:tcPr>
            <w:tcW w:w="805" w:type="dxa"/>
          </w:tcPr>
          <w:p w:rsidR="00614049" w:rsidRDefault="00614049" w:rsidP="0061404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FR2</w:t>
            </w:r>
          </w:p>
        </w:tc>
        <w:tc>
          <w:tcPr>
            <w:tcW w:w="3960" w:type="dxa"/>
          </w:tcPr>
          <w:p w:rsidR="00614049" w:rsidRDefault="00614049" w:rsidP="00614049">
            <w:pPr>
              <w:spacing w:line="360" w:lineRule="auto"/>
              <w:jc w:val="both"/>
              <w:rPr>
                <w:rFonts w:ascii="Times New Roman" w:hAnsi="Times New Roman" w:cs="Times New Roman"/>
                <w:sz w:val="24"/>
                <w:szCs w:val="24"/>
              </w:rPr>
            </w:pPr>
            <w:r>
              <w:rPr>
                <w:rFonts w:ascii="Times New Roman" w:hAnsi="Times New Roman" w:cs="Times New Roman"/>
                <w:sz w:val="24"/>
                <w:szCs w:val="24"/>
              </w:rPr>
              <w:t>Users must be able to sign in.</w:t>
            </w:r>
          </w:p>
        </w:tc>
        <w:tc>
          <w:tcPr>
            <w:tcW w:w="4101" w:type="dxa"/>
          </w:tcPr>
          <w:p w:rsidR="00614049" w:rsidRDefault="00614049" w:rsidP="00614049">
            <w:pPr>
              <w:spacing w:line="360" w:lineRule="auto"/>
              <w:jc w:val="both"/>
              <w:rPr>
                <w:rFonts w:ascii="Times New Roman" w:hAnsi="Times New Roman" w:cs="Times New Roman"/>
                <w:sz w:val="24"/>
                <w:szCs w:val="24"/>
              </w:rPr>
            </w:pPr>
            <w:r>
              <w:rPr>
                <w:rFonts w:ascii="Times New Roman" w:hAnsi="Times New Roman" w:cs="Times New Roman"/>
                <w:sz w:val="24"/>
                <w:szCs w:val="24"/>
              </w:rPr>
              <w:t>The user must be able to log in using matric number and password.</w:t>
            </w:r>
          </w:p>
        </w:tc>
      </w:tr>
      <w:tr w:rsidR="00614049" w:rsidTr="00614049">
        <w:tc>
          <w:tcPr>
            <w:tcW w:w="805" w:type="dxa"/>
          </w:tcPr>
          <w:p w:rsidR="00614049" w:rsidRDefault="00614049" w:rsidP="00614049">
            <w:pPr>
              <w:spacing w:line="360" w:lineRule="auto"/>
              <w:jc w:val="both"/>
              <w:rPr>
                <w:rFonts w:ascii="Times New Roman" w:hAnsi="Times New Roman" w:cs="Times New Roman"/>
                <w:sz w:val="24"/>
                <w:szCs w:val="24"/>
              </w:rPr>
            </w:pPr>
            <w:r>
              <w:rPr>
                <w:rFonts w:ascii="Times New Roman" w:hAnsi="Times New Roman" w:cs="Times New Roman"/>
                <w:sz w:val="24"/>
                <w:szCs w:val="24"/>
              </w:rPr>
              <w:t>FR3</w:t>
            </w:r>
          </w:p>
        </w:tc>
        <w:tc>
          <w:tcPr>
            <w:tcW w:w="3960" w:type="dxa"/>
          </w:tcPr>
          <w:p w:rsidR="00614049" w:rsidRDefault="00614049" w:rsidP="00614049">
            <w:pPr>
              <w:spacing w:line="360" w:lineRule="auto"/>
              <w:jc w:val="both"/>
              <w:rPr>
                <w:rFonts w:ascii="Times New Roman" w:hAnsi="Times New Roman" w:cs="Times New Roman"/>
                <w:sz w:val="24"/>
                <w:szCs w:val="24"/>
              </w:rPr>
            </w:pPr>
            <w:r>
              <w:rPr>
                <w:rFonts w:ascii="Times New Roman" w:hAnsi="Times New Roman" w:cs="Times New Roman"/>
                <w:sz w:val="24"/>
                <w:szCs w:val="24"/>
              </w:rPr>
              <w:t>Users must be able to log out from the system.</w:t>
            </w:r>
          </w:p>
        </w:tc>
        <w:tc>
          <w:tcPr>
            <w:tcW w:w="4101" w:type="dxa"/>
          </w:tcPr>
          <w:p w:rsidR="00614049" w:rsidRDefault="00614049" w:rsidP="00614049">
            <w:pPr>
              <w:spacing w:line="360" w:lineRule="auto"/>
              <w:jc w:val="both"/>
              <w:rPr>
                <w:rFonts w:ascii="Times New Roman" w:hAnsi="Times New Roman" w:cs="Times New Roman"/>
                <w:sz w:val="24"/>
                <w:szCs w:val="24"/>
              </w:rPr>
            </w:pPr>
            <w:r>
              <w:rPr>
                <w:rFonts w:ascii="Times New Roman" w:hAnsi="Times New Roman" w:cs="Times New Roman"/>
                <w:sz w:val="24"/>
                <w:szCs w:val="24"/>
              </w:rPr>
              <w:t>The user must be able to log out from the session.</w:t>
            </w:r>
          </w:p>
        </w:tc>
      </w:tr>
      <w:tr w:rsidR="00614049" w:rsidTr="00614049">
        <w:tc>
          <w:tcPr>
            <w:tcW w:w="805" w:type="dxa"/>
          </w:tcPr>
          <w:p w:rsidR="00614049" w:rsidRDefault="00614049" w:rsidP="00614049">
            <w:pPr>
              <w:spacing w:line="360" w:lineRule="auto"/>
              <w:jc w:val="both"/>
              <w:rPr>
                <w:rFonts w:ascii="Times New Roman" w:hAnsi="Times New Roman" w:cs="Times New Roman"/>
                <w:sz w:val="24"/>
                <w:szCs w:val="24"/>
              </w:rPr>
            </w:pPr>
            <w:r>
              <w:rPr>
                <w:rFonts w:ascii="Times New Roman" w:hAnsi="Times New Roman" w:cs="Times New Roman"/>
                <w:sz w:val="24"/>
                <w:szCs w:val="24"/>
              </w:rPr>
              <w:t>FR4</w:t>
            </w:r>
          </w:p>
        </w:tc>
        <w:tc>
          <w:tcPr>
            <w:tcW w:w="3960" w:type="dxa"/>
          </w:tcPr>
          <w:p w:rsidR="00614049" w:rsidRDefault="00614049" w:rsidP="00614049">
            <w:pPr>
              <w:spacing w:line="360" w:lineRule="auto"/>
              <w:jc w:val="both"/>
              <w:rPr>
                <w:rFonts w:ascii="Times New Roman" w:hAnsi="Times New Roman" w:cs="Times New Roman"/>
                <w:sz w:val="24"/>
                <w:szCs w:val="24"/>
              </w:rPr>
            </w:pPr>
            <w:r>
              <w:rPr>
                <w:rFonts w:ascii="Times New Roman" w:hAnsi="Times New Roman" w:cs="Times New Roman"/>
                <w:sz w:val="24"/>
                <w:szCs w:val="24"/>
              </w:rPr>
              <w:t>Users must be able to change their profile details.</w:t>
            </w:r>
          </w:p>
        </w:tc>
        <w:tc>
          <w:tcPr>
            <w:tcW w:w="4101" w:type="dxa"/>
          </w:tcPr>
          <w:p w:rsidR="00614049" w:rsidRDefault="00614049" w:rsidP="00614049">
            <w:pPr>
              <w:spacing w:line="360" w:lineRule="auto"/>
              <w:jc w:val="both"/>
              <w:rPr>
                <w:rFonts w:ascii="Times New Roman" w:hAnsi="Times New Roman" w:cs="Times New Roman"/>
                <w:sz w:val="24"/>
                <w:szCs w:val="24"/>
              </w:rPr>
            </w:pPr>
            <w:r>
              <w:rPr>
                <w:rFonts w:ascii="Times New Roman" w:hAnsi="Times New Roman" w:cs="Times New Roman"/>
                <w:sz w:val="24"/>
                <w:szCs w:val="24"/>
              </w:rPr>
              <w:t>The user must be able to change profile details such as password, email, name and matric number (if there is no duplicate).</w:t>
            </w:r>
          </w:p>
        </w:tc>
      </w:tr>
      <w:tr w:rsidR="0040256B" w:rsidTr="00614049">
        <w:tc>
          <w:tcPr>
            <w:tcW w:w="805" w:type="dxa"/>
          </w:tcPr>
          <w:p w:rsidR="0040256B" w:rsidRDefault="0040256B" w:rsidP="0040256B">
            <w:pPr>
              <w:spacing w:line="360" w:lineRule="auto"/>
              <w:jc w:val="both"/>
              <w:rPr>
                <w:rFonts w:ascii="Times New Roman" w:hAnsi="Times New Roman" w:cs="Times New Roman"/>
                <w:sz w:val="24"/>
                <w:szCs w:val="24"/>
              </w:rPr>
            </w:pPr>
            <w:r>
              <w:rPr>
                <w:rFonts w:ascii="Times New Roman" w:hAnsi="Times New Roman" w:cs="Times New Roman"/>
                <w:sz w:val="24"/>
                <w:szCs w:val="24"/>
              </w:rPr>
              <w:t>FR5</w:t>
            </w:r>
          </w:p>
        </w:tc>
        <w:tc>
          <w:tcPr>
            <w:tcW w:w="3960" w:type="dxa"/>
          </w:tcPr>
          <w:p w:rsidR="0040256B" w:rsidRDefault="0040256B" w:rsidP="0040256B">
            <w:pPr>
              <w:spacing w:line="360" w:lineRule="auto"/>
              <w:jc w:val="both"/>
              <w:rPr>
                <w:rFonts w:ascii="Times New Roman" w:hAnsi="Times New Roman" w:cs="Times New Roman"/>
                <w:sz w:val="24"/>
                <w:szCs w:val="24"/>
              </w:rPr>
            </w:pPr>
            <w:r>
              <w:rPr>
                <w:rFonts w:ascii="Times New Roman" w:hAnsi="Times New Roman" w:cs="Times New Roman"/>
                <w:sz w:val="24"/>
                <w:szCs w:val="24"/>
              </w:rPr>
              <w:t>Users must be able to book a ride.</w:t>
            </w:r>
          </w:p>
        </w:tc>
        <w:tc>
          <w:tcPr>
            <w:tcW w:w="4101" w:type="dxa"/>
          </w:tcPr>
          <w:p w:rsidR="0040256B" w:rsidRDefault="0040256B" w:rsidP="0040256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User must be able to view availability of ride and book it. </w:t>
            </w:r>
          </w:p>
        </w:tc>
      </w:tr>
      <w:tr w:rsidR="0040256B" w:rsidTr="00614049">
        <w:tc>
          <w:tcPr>
            <w:tcW w:w="805" w:type="dxa"/>
          </w:tcPr>
          <w:p w:rsidR="0040256B" w:rsidRDefault="0040256B" w:rsidP="0040256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FR6 </w:t>
            </w:r>
          </w:p>
        </w:tc>
        <w:tc>
          <w:tcPr>
            <w:tcW w:w="3960" w:type="dxa"/>
          </w:tcPr>
          <w:p w:rsidR="0040256B" w:rsidRDefault="0040256B" w:rsidP="0040256B">
            <w:pPr>
              <w:spacing w:line="360" w:lineRule="auto"/>
              <w:jc w:val="both"/>
              <w:rPr>
                <w:rFonts w:ascii="Times New Roman" w:hAnsi="Times New Roman" w:cs="Times New Roman"/>
                <w:sz w:val="24"/>
                <w:szCs w:val="24"/>
              </w:rPr>
            </w:pPr>
            <w:r>
              <w:rPr>
                <w:rFonts w:ascii="Times New Roman" w:hAnsi="Times New Roman" w:cs="Times New Roman"/>
                <w:sz w:val="24"/>
                <w:szCs w:val="24"/>
              </w:rPr>
              <w:t>Users must be able to cancel a ride.</w:t>
            </w:r>
          </w:p>
        </w:tc>
        <w:tc>
          <w:tcPr>
            <w:tcW w:w="4101" w:type="dxa"/>
          </w:tcPr>
          <w:p w:rsidR="0040256B" w:rsidRDefault="0040256B" w:rsidP="0040256B">
            <w:pPr>
              <w:spacing w:line="360" w:lineRule="auto"/>
              <w:jc w:val="both"/>
              <w:rPr>
                <w:rFonts w:ascii="Times New Roman" w:hAnsi="Times New Roman" w:cs="Times New Roman"/>
                <w:sz w:val="24"/>
                <w:szCs w:val="24"/>
              </w:rPr>
            </w:pPr>
            <w:r>
              <w:rPr>
                <w:rFonts w:ascii="Times New Roman" w:hAnsi="Times New Roman" w:cs="Times New Roman"/>
                <w:sz w:val="24"/>
                <w:szCs w:val="24"/>
              </w:rPr>
              <w:t>User must be able to remove the booking from the ride list.</w:t>
            </w:r>
          </w:p>
        </w:tc>
      </w:tr>
      <w:tr w:rsidR="0040256B" w:rsidTr="00614049">
        <w:tc>
          <w:tcPr>
            <w:tcW w:w="805" w:type="dxa"/>
          </w:tcPr>
          <w:p w:rsidR="0040256B" w:rsidRDefault="0040256B" w:rsidP="0040256B">
            <w:pPr>
              <w:spacing w:line="360" w:lineRule="auto"/>
              <w:jc w:val="both"/>
              <w:rPr>
                <w:rFonts w:ascii="Times New Roman" w:hAnsi="Times New Roman" w:cs="Times New Roman"/>
                <w:sz w:val="24"/>
                <w:szCs w:val="24"/>
              </w:rPr>
            </w:pPr>
            <w:r>
              <w:rPr>
                <w:rFonts w:ascii="Times New Roman" w:hAnsi="Times New Roman" w:cs="Times New Roman"/>
                <w:sz w:val="24"/>
                <w:szCs w:val="24"/>
              </w:rPr>
              <w:t>FR7</w:t>
            </w:r>
          </w:p>
        </w:tc>
        <w:tc>
          <w:tcPr>
            <w:tcW w:w="3960" w:type="dxa"/>
          </w:tcPr>
          <w:p w:rsidR="0040256B" w:rsidRDefault="0040256B" w:rsidP="0040256B">
            <w:pPr>
              <w:spacing w:line="360" w:lineRule="auto"/>
              <w:jc w:val="both"/>
              <w:rPr>
                <w:rFonts w:ascii="Times New Roman" w:hAnsi="Times New Roman" w:cs="Times New Roman"/>
                <w:sz w:val="24"/>
                <w:szCs w:val="24"/>
              </w:rPr>
            </w:pPr>
            <w:r>
              <w:rPr>
                <w:rFonts w:ascii="Times New Roman" w:hAnsi="Times New Roman" w:cs="Times New Roman"/>
                <w:sz w:val="24"/>
                <w:szCs w:val="24"/>
              </w:rPr>
              <w:t>Users must be able to launch the driving mode of the ride.</w:t>
            </w:r>
          </w:p>
        </w:tc>
        <w:tc>
          <w:tcPr>
            <w:tcW w:w="4101" w:type="dxa"/>
          </w:tcPr>
          <w:p w:rsidR="0040256B" w:rsidRDefault="0040256B" w:rsidP="0040256B">
            <w:pPr>
              <w:spacing w:line="360" w:lineRule="auto"/>
              <w:jc w:val="both"/>
              <w:rPr>
                <w:rFonts w:ascii="Times New Roman" w:hAnsi="Times New Roman" w:cs="Times New Roman"/>
                <w:sz w:val="24"/>
                <w:szCs w:val="24"/>
              </w:rPr>
            </w:pPr>
            <w:r>
              <w:rPr>
                <w:rFonts w:ascii="Times New Roman" w:hAnsi="Times New Roman" w:cs="Times New Roman"/>
                <w:sz w:val="24"/>
                <w:szCs w:val="24"/>
              </w:rPr>
              <w:t>User must be able to start the tracking and monitoring features of the application.</w:t>
            </w:r>
          </w:p>
        </w:tc>
      </w:tr>
      <w:tr w:rsidR="0040256B" w:rsidTr="00614049">
        <w:tc>
          <w:tcPr>
            <w:tcW w:w="805" w:type="dxa"/>
          </w:tcPr>
          <w:p w:rsidR="0040256B" w:rsidRDefault="0040256B" w:rsidP="0040256B">
            <w:pPr>
              <w:spacing w:line="360" w:lineRule="auto"/>
              <w:jc w:val="both"/>
              <w:rPr>
                <w:rFonts w:ascii="Times New Roman" w:hAnsi="Times New Roman" w:cs="Times New Roman"/>
                <w:sz w:val="24"/>
                <w:szCs w:val="24"/>
              </w:rPr>
            </w:pPr>
            <w:r>
              <w:rPr>
                <w:rFonts w:ascii="Times New Roman" w:hAnsi="Times New Roman" w:cs="Times New Roman"/>
                <w:sz w:val="24"/>
                <w:szCs w:val="24"/>
              </w:rPr>
              <w:t>FR8</w:t>
            </w:r>
          </w:p>
        </w:tc>
        <w:tc>
          <w:tcPr>
            <w:tcW w:w="3960" w:type="dxa"/>
          </w:tcPr>
          <w:p w:rsidR="0040256B" w:rsidRDefault="0040256B" w:rsidP="0040256B">
            <w:pPr>
              <w:spacing w:line="360" w:lineRule="auto"/>
              <w:jc w:val="both"/>
              <w:rPr>
                <w:rFonts w:ascii="Times New Roman" w:hAnsi="Times New Roman" w:cs="Times New Roman"/>
                <w:sz w:val="24"/>
                <w:szCs w:val="24"/>
              </w:rPr>
            </w:pPr>
            <w:r>
              <w:rPr>
                <w:rFonts w:ascii="Times New Roman" w:hAnsi="Times New Roman" w:cs="Times New Roman"/>
                <w:sz w:val="24"/>
                <w:szCs w:val="24"/>
              </w:rPr>
              <w:t>Users must be able to end the driving mode of the ride.</w:t>
            </w:r>
          </w:p>
        </w:tc>
        <w:tc>
          <w:tcPr>
            <w:tcW w:w="4101" w:type="dxa"/>
          </w:tcPr>
          <w:p w:rsidR="0040256B" w:rsidRDefault="0040256B" w:rsidP="0040256B">
            <w:pPr>
              <w:spacing w:line="360" w:lineRule="auto"/>
              <w:jc w:val="both"/>
              <w:rPr>
                <w:rFonts w:ascii="Times New Roman" w:hAnsi="Times New Roman" w:cs="Times New Roman"/>
                <w:sz w:val="24"/>
                <w:szCs w:val="24"/>
              </w:rPr>
            </w:pPr>
            <w:r>
              <w:rPr>
                <w:rFonts w:ascii="Times New Roman" w:hAnsi="Times New Roman" w:cs="Times New Roman"/>
                <w:sz w:val="24"/>
                <w:szCs w:val="24"/>
              </w:rPr>
              <w:t>User must be able to end the tracking and monitoring session.</w:t>
            </w:r>
          </w:p>
        </w:tc>
      </w:tr>
      <w:tr w:rsidR="0040256B" w:rsidTr="00614049">
        <w:tc>
          <w:tcPr>
            <w:tcW w:w="805" w:type="dxa"/>
          </w:tcPr>
          <w:p w:rsidR="0040256B" w:rsidRDefault="0040256B" w:rsidP="0040256B">
            <w:pPr>
              <w:spacing w:line="360" w:lineRule="auto"/>
              <w:jc w:val="both"/>
              <w:rPr>
                <w:rFonts w:ascii="Times New Roman" w:hAnsi="Times New Roman" w:cs="Times New Roman"/>
                <w:sz w:val="24"/>
                <w:szCs w:val="24"/>
              </w:rPr>
            </w:pPr>
            <w:r>
              <w:rPr>
                <w:rFonts w:ascii="Times New Roman" w:hAnsi="Times New Roman" w:cs="Times New Roman"/>
                <w:sz w:val="24"/>
                <w:szCs w:val="24"/>
              </w:rPr>
              <w:t>FR8</w:t>
            </w:r>
          </w:p>
        </w:tc>
        <w:tc>
          <w:tcPr>
            <w:tcW w:w="3960" w:type="dxa"/>
          </w:tcPr>
          <w:p w:rsidR="0040256B" w:rsidRDefault="0040256B" w:rsidP="0040256B">
            <w:pPr>
              <w:spacing w:line="360" w:lineRule="auto"/>
              <w:jc w:val="both"/>
              <w:rPr>
                <w:rFonts w:ascii="Times New Roman" w:hAnsi="Times New Roman" w:cs="Times New Roman"/>
                <w:sz w:val="24"/>
                <w:szCs w:val="24"/>
              </w:rPr>
            </w:pPr>
            <w:r>
              <w:rPr>
                <w:rFonts w:ascii="Times New Roman" w:hAnsi="Times New Roman" w:cs="Times New Roman"/>
                <w:sz w:val="24"/>
                <w:szCs w:val="24"/>
              </w:rPr>
              <w:t>Users must be able to view the location of vehicle.</w:t>
            </w:r>
          </w:p>
        </w:tc>
        <w:tc>
          <w:tcPr>
            <w:tcW w:w="4101" w:type="dxa"/>
          </w:tcPr>
          <w:p w:rsidR="0040256B" w:rsidRDefault="0040256B" w:rsidP="0040256B">
            <w:pPr>
              <w:spacing w:line="360" w:lineRule="auto"/>
              <w:jc w:val="both"/>
              <w:rPr>
                <w:rFonts w:ascii="Times New Roman" w:hAnsi="Times New Roman" w:cs="Times New Roman"/>
                <w:sz w:val="24"/>
                <w:szCs w:val="24"/>
              </w:rPr>
            </w:pPr>
            <w:r w:rsidRPr="00614049">
              <w:rPr>
                <w:rFonts w:ascii="Times New Roman" w:hAnsi="Times New Roman" w:cs="Times New Roman"/>
                <w:sz w:val="24"/>
                <w:szCs w:val="24"/>
              </w:rPr>
              <w:t>User must be able to see the current whereabouts of the vehicle to decide on booking.</w:t>
            </w:r>
          </w:p>
        </w:tc>
      </w:tr>
      <w:tr w:rsidR="0040256B" w:rsidTr="00614049">
        <w:tc>
          <w:tcPr>
            <w:tcW w:w="805" w:type="dxa"/>
          </w:tcPr>
          <w:p w:rsidR="0040256B" w:rsidRDefault="0040256B" w:rsidP="0040256B">
            <w:pPr>
              <w:spacing w:line="360" w:lineRule="auto"/>
              <w:jc w:val="both"/>
              <w:rPr>
                <w:rFonts w:ascii="Times New Roman" w:hAnsi="Times New Roman" w:cs="Times New Roman"/>
                <w:sz w:val="24"/>
                <w:szCs w:val="24"/>
              </w:rPr>
            </w:pPr>
            <w:r>
              <w:rPr>
                <w:rFonts w:ascii="Times New Roman" w:hAnsi="Times New Roman" w:cs="Times New Roman"/>
                <w:sz w:val="24"/>
                <w:szCs w:val="24"/>
              </w:rPr>
              <w:t>FR9</w:t>
            </w:r>
          </w:p>
        </w:tc>
        <w:tc>
          <w:tcPr>
            <w:tcW w:w="3960" w:type="dxa"/>
          </w:tcPr>
          <w:p w:rsidR="0040256B" w:rsidRDefault="0040256B" w:rsidP="0040256B">
            <w:pPr>
              <w:spacing w:line="360" w:lineRule="auto"/>
              <w:jc w:val="both"/>
              <w:rPr>
                <w:rFonts w:ascii="Times New Roman" w:hAnsi="Times New Roman" w:cs="Times New Roman"/>
                <w:sz w:val="24"/>
                <w:szCs w:val="24"/>
              </w:rPr>
            </w:pPr>
            <w:r>
              <w:rPr>
                <w:rFonts w:ascii="Times New Roman" w:hAnsi="Times New Roman" w:cs="Times New Roman"/>
                <w:sz w:val="24"/>
                <w:szCs w:val="24"/>
              </w:rPr>
              <w:t>System must be able to generate error message.</w:t>
            </w:r>
          </w:p>
        </w:tc>
        <w:tc>
          <w:tcPr>
            <w:tcW w:w="4101" w:type="dxa"/>
          </w:tcPr>
          <w:p w:rsidR="0040256B" w:rsidRDefault="0040256B" w:rsidP="0040256B">
            <w:pPr>
              <w:spacing w:line="360" w:lineRule="auto"/>
              <w:jc w:val="both"/>
              <w:rPr>
                <w:rFonts w:ascii="Times New Roman" w:hAnsi="Times New Roman" w:cs="Times New Roman"/>
                <w:sz w:val="24"/>
                <w:szCs w:val="24"/>
              </w:rPr>
            </w:pPr>
            <w:r>
              <w:rPr>
                <w:rFonts w:ascii="Times New Roman" w:hAnsi="Times New Roman" w:cs="Times New Roman"/>
                <w:sz w:val="24"/>
                <w:szCs w:val="24"/>
              </w:rPr>
              <w:t>System must be able to recognize faulty process throughout the launching of application.</w:t>
            </w:r>
          </w:p>
        </w:tc>
      </w:tr>
    </w:tbl>
    <w:p w:rsidR="00614049" w:rsidRDefault="00614049" w:rsidP="00614049">
      <w:pPr>
        <w:spacing w:line="360" w:lineRule="auto"/>
        <w:ind w:left="720" w:firstLine="720"/>
        <w:jc w:val="both"/>
        <w:rPr>
          <w:rFonts w:ascii="Times New Roman" w:hAnsi="Times New Roman" w:cs="Times New Roman"/>
          <w:sz w:val="24"/>
          <w:szCs w:val="24"/>
        </w:rPr>
      </w:pPr>
    </w:p>
    <w:p w:rsidR="00614049" w:rsidRDefault="00614049" w:rsidP="0061404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A2EA5">
        <w:rPr>
          <w:rFonts w:ascii="Times New Roman" w:hAnsi="Times New Roman" w:cs="Times New Roman"/>
          <w:b/>
          <w:sz w:val="24"/>
          <w:szCs w:val="24"/>
        </w:rPr>
        <w:t>3.6</w:t>
      </w:r>
      <w:r>
        <w:rPr>
          <w:rFonts w:ascii="Times New Roman" w:hAnsi="Times New Roman" w:cs="Times New Roman"/>
          <w:b/>
          <w:sz w:val="24"/>
          <w:szCs w:val="24"/>
        </w:rPr>
        <w:t>.2 Non-Functional Requirement</w:t>
      </w:r>
    </w:p>
    <w:p w:rsidR="00614049" w:rsidRDefault="00614049" w:rsidP="00614049">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A non-functional requirement of a system will define what a system will do, but not the way the system will do it. Several parameters such as system performance requirement, design constraint and software quality attributes are one of the example of non-functional requirement. </w:t>
      </w:r>
    </w:p>
    <w:p w:rsidR="00614049" w:rsidRDefault="00614049" w:rsidP="00614049">
      <w:pPr>
        <w:spacing w:line="360" w:lineRule="auto"/>
        <w:ind w:left="720" w:firstLine="720"/>
        <w:jc w:val="both"/>
        <w:rPr>
          <w:rFonts w:ascii="Times New Roman" w:hAnsi="Times New Roman" w:cs="Times New Roman"/>
          <w:sz w:val="24"/>
          <w:szCs w:val="24"/>
        </w:rPr>
      </w:pPr>
      <w:r w:rsidRPr="00614049">
        <w:rPr>
          <w:rFonts w:ascii="Times New Roman" w:hAnsi="Times New Roman" w:cs="Times New Roman"/>
          <w:sz w:val="24"/>
          <w:szCs w:val="24"/>
        </w:rPr>
        <w:t>The system’s related non-functional requirements are given below:</w:t>
      </w:r>
    </w:p>
    <w:p w:rsidR="00614049" w:rsidRDefault="009A2EA5" w:rsidP="00614049">
      <w:pPr>
        <w:spacing w:line="360" w:lineRule="auto"/>
        <w:ind w:left="720" w:firstLine="720"/>
        <w:jc w:val="center"/>
        <w:rPr>
          <w:rFonts w:ascii="Times New Roman" w:hAnsi="Times New Roman" w:cs="Times New Roman"/>
          <w:sz w:val="24"/>
          <w:szCs w:val="24"/>
        </w:rPr>
      </w:pPr>
      <w:r>
        <w:rPr>
          <w:rFonts w:ascii="Times New Roman" w:hAnsi="Times New Roman" w:cs="Times New Roman"/>
          <w:sz w:val="24"/>
          <w:szCs w:val="24"/>
        </w:rPr>
        <w:lastRenderedPageBreak/>
        <w:t>Table 3.6</w:t>
      </w:r>
      <w:r w:rsidR="00614049">
        <w:rPr>
          <w:rFonts w:ascii="Times New Roman" w:hAnsi="Times New Roman" w:cs="Times New Roman"/>
          <w:sz w:val="24"/>
          <w:szCs w:val="24"/>
        </w:rPr>
        <w:t>.2.1: Non-Functional Requirements.</w:t>
      </w:r>
    </w:p>
    <w:tbl>
      <w:tblPr>
        <w:tblStyle w:val="TableGrid"/>
        <w:tblW w:w="8866" w:type="dxa"/>
        <w:tblInd w:w="720" w:type="dxa"/>
        <w:tblLook w:val="04A0" w:firstRow="1" w:lastRow="0" w:firstColumn="1" w:lastColumn="0" w:noHBand="0" w:noVBand="1"/>
      </w:tblPr>
      <w:tblGrid>
        <w:gridCol w:w="805"/>
        <w:gridCol w:w="3960"/>
        <w:gridCol w:w="4101"/>
      </w:tblGrid>
      <w:tr w:rsidR="00614049" w:rsidRPr="00614049" w:rsidTr="009A2EA5">
        <w:tc>
          <w:tcPr>
            <w:tcW w:w="805" w:type="dxa"/>
          </w:tcPr>
          <w:p w:rsidR="00614049" w:rsidRPr="00614049" w:rsidRDefault="00614049" w:rsidP="009A2EA5">
            <w:pPr>
              <w:spacing w:line="360" w:lineRule="auto"/>
              <w:jc w:val="center"/>
              <w:rPr>
                <w:rFonts w:ascii="Times New Roman" w:hAnsi="Times New Roman" w:cs="Times New Roman"/>
                <w:b/>
                <w:sz w:val="24"/>
                <w:szCs w:val="24"/>
              </w:rPr>
            </w:pPr>
            <w:r w:rsidRPr="00614049">
              <w:rPr>
                <w:rFonts w:ascii="Times New Roman" w:hAnsi="Times New Roman" w:cs="Times New Roman"/>
                <w:b/>
                <w:sz w:val="24"/>
                <w:szCs w:val="24"/>
              </w:rPr>
              <w:t>ID</w:t>
            </w:r>
          </w:p>
        </w:tc>
        <w:tc>
          <w:tcPr>
            <w:tcW w:w="3960" w:type="dxa"/>
          </w:tcPr>
          <w:p w:rsidR="00614049" w:rsidRPr="00614049" w:rsidRDefault="00614049" w:rsidP="009A2EA5">
            <w:pPr>
              <w:spacing w:line="360" w:lineRule="auto"/>
              <w:jc w:val="center"/>
              <w:rPr>
                <w:rFonts w:ascii="Times New Roman" w:hAnsi="Times New Roman" w:cs="Times New Roman"/>
                <w:b/>
                <w:sz w:val="24"/>
                <w:szCs w:val="24"/>
              </w:rPr>
            </w:pPr>
            <w:r w:rsidRPr="00614049">
              <w:rPr>
                <w:rFonts w:ascii="Times New Roman" w:hAnsi="Times New Roman" w:cs="Times New Roman"/>
                <w:b/>
                <w:sz w:val="24"/>
                <w:szCs w:val="24"/>
              </w:rPr>
              <w:t>Description</w:t>
            </w:r>
          </w:p>
        </w:tc>
        <w:tc>
          <w:tcPr>
            <w:tcW w:w="4101" w:type="dxa"/>
          </w:tcPr>
          <w:p w:rsidR="00614049" w:rsidRPr="00614049" w:rsidRDefault="00614049" w:rsidP="009A2EA5">
            <w:pPr>
              <w:spacing w:line="360" w:lineRule="auto"/>
              <w:jc w:val="center"/>
              <w:rPr>
                <w:rFonts w:ascii="Times New Roman" w:hAnsi="Times New Roman" w:cs="Times New Roman"/>
                <w:b/>
                <w:sz w:val="24"/>
                <w:szCs w:val="24"/>
              </w:rPr>
            </w:pPr>
            <w:r w:rsidRPr="00614049">
              <w:rPr>
                <w:rFonts w:ascii="Times New Roman" w:hAnsi="Times New Roman" w:cs="Times New Roman"/>
                <w:b/>
                <w:sz w:val="24"/>
                <w:szCs w:val="24"/>
              </w:rPr>
              <w:t>Explanation</w:t>
            </w:r>
          </w:p>
        </w:tc>
      </w:tr>
      <w:tr w:rsidR="00614049" w:rsidTr="009A2EA5">
        <w:tc>
          <w:tcPr>
            <w:tcW w:w="805" w:type="dxa"/>
          </w:tcPr>
          <w:p w:rsidR="00614049" w:rsidRDefault="00614049"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NFR1</w:t>
            </w:r>
          </w:p>
        </w:tc>
        <w:tc>
          <w:tcPr>
            <w:tcW w:w="3960" w:type="dxa"/>
          </w:tcPr>
          <w:p w:rsidR="00614049" w:rsidRDefault="00614049"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The graphic user interface should be user friendly, and maintain a style for all screens.</w:t>
            </w:r>
          </w:p>
        </w:tc>
        <w:tc>
          <w:tcPr>
            <w:tcW w:w="4101" w:type="dxa"/>
          </w:tcPr>
          <w:p w:rsidR="00614049" w:rsidRDefault="00421B90"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The buttons, menus and layout should maintain the same design for all screens so that user will not be confuse with different design of buttons.</w:t>
            </w:r>
          </w:p>
        </w:tc>
      </w:tr>
      <w:tr w:rsidR="00614049" w:rsidTr="009A2EA5">
        <w:tc>
          <w:tcPr>
            <w:tcW w:w="805" w:type="dxa"/>
          </w:tcPr>
          <w:p w:rsidR="00614049" w:rsidRDefault="00614049"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NFR2</w:t>
            </w:r>
          </w:p>
        </w:tc>
        <w:tc>
          <w:tcPr>
            <w:tcW w:w="3960" w:type="dxa"/>
          </w:tcPr>
          <w:p w:rsidR="00614049" w:rsidRDefault="00614049"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Notification message should be display clear and concise to the user.</w:t>
            </w:r>
          </w:p>
        </w:tc>
        <w:tc>
          <w:tcPr>
            <w:tcW w:w="4101" w:type="dxa"/>
          </w:tcPr>
          <w:p w:rsidR="00614049" w:rsidRDefault="00421B90"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System will display message in pop up window in informing user.</w:t>
            </w:r>
          </w:p>
        </w:tc>
      </w:tr>
      <w:tr w:rsidR="00614049" w:rsidTr="009A2EA5">
        <w:tc>
          <w:tcPr>
            <w:tcW w:w="805" w:type="dxa"/>
          </w:tcPr>
          <w:p w:rsidR="00614049" w:rsidRDefault="00614049"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NFR3</w:t>
            </w:r>
          </w:p>
        </w:tc>
        <w:tc>
          <w:tcPr>
            <w:tcW w:w="3960" w:type="dxa"/>
          </w:tcPr>
          <w:p w:rsidR="00614049" w:rsidRDefault="00421B90"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The application must not be affected by bugs, and will inform user on wrong steps taken using the application.</w:t>
            </w:r>
          </w:p>
        </w:tc>
        <w:tc>
          <w:tcPr>
            <w:tcW w:w="4101" w:type="dxa"/>
          </w:tcPr>
          <w:p w:rsidR="00614049" w:rsidRDefault="00421B90"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System must be checked in possible of bugs, and only be released when no harmful bugs are found.</w:t>
            </w:r>
          </w:p>
        </w:tc>
      </w:tr>
      <w:tr w:rsidR="00614049" w:rsidTr="009A2EA5">
        <w:tc>
          <w:tcPr>
            <w:tcW w:w="805" w:type="dxa"/>
          </w:tcPr>
          <w:p w:rsidR="00614049" w:rsidRDefault="00614049"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NFR4</w:t>
            </w:r>
          </w:p>
        </w:tc>
        <w:tc>
          <w:tcPr>
            <w:tcW w:w="3960" w:type="dxa"/>
          </w:tcPr>
          <w:p w:rsidR="00614049" w:rsidRDefault="00421B90"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The application will have fast response time.</w:t>
            </w:r>
          </w:p>
        </w:tc>
        <w:tc>
          <w:tcPr>
            <w:tcW w:w="4101" w:type="dxa"/>
          </w:tcPr>
          <w:p w:rsidR="00614049" w:rsidRDefault="00421B90"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should provide operation and react to instruction very fast. </w:t>
            </w:r>
          </w:p>
        </w:tc>
      </w:tr>
    </w:tbl>
    <w:p w:rsidR="00614049" w:rsidRPr="00614049" w:rsidRDefault="00614049" w:rsidP="00614049">
      <w:pPr>
        <w:spacing w:line="360" w:lineRule="auto"/>
        <w:ind w:left="720" w:firstLine="720"/>
        <w:jc w:val="both"/>
        <w:rPr>
          <w:rFonts w:ascii="Times New Roman" w:hAnsi="Times New Roman" w:cs="Times New Roman"/>
          <w:sz w:val="24"/>
          <w:szCs w:val="24"/>
        </w:rPr>
      </w:pPr>
    </w:p>
    <w:p w:rsidR="00D143EB" w:rsidRDefault="00BD7037" w:rsidP="00F81661">
      <w:pPr>
        <w:spacing w:line="360" w:lineRule="auto"/>
        <w:jc w:val="both"/>
        <w:rPr>
          <w:rFonts w:ascii="Times New Roman" w:hAnsi="Times New Roman" w:cs="Times New Roman"/>
          <w:sz w:val="24"/>
          <w:szCs w:val="24"/>
        </w:rPr>
      </w:pPr>
      <w:r>
        <w:rPr>
          <w:rFonts w:ascii="Times New Roman" w:hAnsi="Times New Roman" w:cs="Times New Roman"/>
          <w:sz w:val="24"/>
          <w:szCs w:val="24"/>
        </w:rPr>
        <w:t>3.7 Station Level Demand Prediction</w:t>
      </w:r>
    </w:p>
    <w:p w:rsidR="00BD7037" w:rsidRPr="00BD7037" w:rsidRDefault="00BD7037" w:rsidP="00BD7037">
      <w:pPr>
        <w:spacing w:line="360" w:lineRule="auto"/>
        <w:ind w:firstLine="720"/>
        <w:contextualSpacing/>
        <w:jc w:val="both"/>
        <w:rPr>
          <w:rFonts w:ascii="Times New Roman" w:eastAsia="Cambria" w:hAnsi="Times New Roman" w:cs="Times New Roman"/>
          <w:sz w:val="24"/>
          <w:szCs w:val="36"/>
          <w:lang w:eastAsia="en-US"/>
        </w:rPr>
      </w:pPr>
      <w:r>
        <w:rPr>
          <w:rFonts w:ascii="Times New Roman" w:eastAsia="Cambria" w:hAnsi="Times New Roman" w:cs="Times New Roman"/>
          <w:sz w:val="24"/>
          <w:szCs w:val="36"/>
          <w:lang w:eastAsia="en-US"/>
        </w:rPr>
        <w:t xml:space="preserve">3.7.1 </w:t>
      </w:r>
      <w:r w:rsidRPr="00BD7037">
        <w:rPr>
          <w:rFonts w:ascii="Times New Roman" w:eastAsia="Cambria" w:hAnsi="Times New Roman" w:cs="Times New Roman"/>
          <w:sz w:val="24"/>
          <w:szCs w:val="36"/>
          <w:lang w:eastAsia="en-US"/>
        </w:rPr>
        <w:t xml:space="preserve">Design Flowchart/Diagram </w:t>
      </w:r>
      <w:proofErr w:type="gramStart"/>
      <w:r w:rsidRPr="00BD7037">
        <w:rPr>
          <w:rFonts w:ascii="Times New Roman" w:eastAsia="Cambria" w:hAnsi="Times New Roman" w:cs="Times New Roman"/>
          <w:sz w:val="24"/>
          <w:szCs w:val="36"/>
          <w:lang w:eastAsia="en-US"/>
        </w:rPr>
        <w:t>And</w:t>
      </w:r>
      <w:proofErr w:type="gramEnd"/>
      <w:r w:rsidRPr="00BD7037">
        <w:rPr>
          <w:rFonts w:ascii="Times New Roman" w:eastAsia="Cambria" w:hAnsi="Times New Roman" w:cs="Times New Roman"/>
          <w:sz w:val="24"/>
          <w:szCs w:val="36"/>
          <w:lang w:eastAsia="en-US"/>
        </w:rPr>
        <w:t xml:space="preserve"> Processes</w:t>
      </w:r>
    </w:p>
    <w:p w:rsidR="00BD7037" w:rsidRPr="00BD7037" w:rsidRDefault="00BD7037" w:rsidP="00BD7037">
      <w:pPr>
        <w:spacing w:line="360" w:lineRule="auto"/>
        <w:ind w:left="720" w:firstLine="420"/>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 xml:space="preserve">Fuzzy logic is used in predicting the station level demand, and a basic flow of work is needed in ensuring the process of data is smooth with the use of fuzzy logic. To use the fuzzy logic, it must at least have the basic of several input variables, and is then </w:t>
      </w:r>
      <w:proofErr w:type="spellStart"/>
      <w:r w:rsidRPr="00BD7037">
        <w:rPr>
          <w:rFonts w:ascii="Times New Roman" w:eastAsia="Cambria" w:hAnsi="Times New Roman" w:cs="Times New Roman"/>
          <w:sz w:val="24"/>
          <w:szCs w:val="36"/>
          <w:lang w:eastAsia="en-US"/>
        </w:rPr>
        <w:t>fuzzified</w:t>
      </w:r>
      <w:proofErr w:type="spellEnd"/>
      <w:r w:rsidRPr="00BD7037">
        <w:rPr>
          <w:rFonts w:ascii="Times New Roman" w:eastAsia="Cambria" w:hAnsi="Times New Roman" w:cs="Times New Roman"/>
          <w:sz w:val="24"/>
          <w:szCs w:val="36"/>
          <w:lang w:eastAsia="en-US"/>
        </w:rPr>
        <w:t xml:space="preserve"> with the input membership function. Fuzzy rules are constructed to create interference with the fuzzy membership function, and together with the output membership function. </w:t>
      </w:r>
      <w:proofErr w:type="spellStart"/>
      <w:r w:rsidRPr="00BD7037">
        <w:rPr>
          <w:rFonts w:ascii="Times New Roman" w:eastAsia="Cambria" w:hAnsi="Times New Roman" w:cs="Times New Roman"/>
          <w:sz w:val="24"/>
          <w:szCs w:val="36"/>
          <w:lang w:eastAsia="en-US"/>
        </w:rPr>
        <w:t>Defuzzification</w:t>
      </w:r>
      <w:proofErr w:type="spellEnd"/>
      <w:r w:rsidRPr="00BD7037">
        <w:rPr>
          <w:rFonts w:ascii="Times New Roman" w:eastAsia="Cambria" w:hAnsi="Times New Roman" w:cs="Times New Roman"/>
          <w:sz w:val="24"/>
          <w:szCs w:val="36"/>
          <w:lang w:eastAsia="en-US"/>
        </w:rPr>
        <w:t xml:space="preserve"> is then done to obtain the center of gravity for the output, in our case which is the demand level. </w:t>
      </w:r>
    </w:p>
    <w:p w:rsidR="00BD7037" w:rsidRPr="00BD7037" w:rsidRDefault="00BD7037" w:rsidP="00BD7037">
      <w:pPr>
        <w:spacing w:line="360" w:lineRule="auto"/>
        <w:ind w:left="720" w:firstLine="42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720" w:firstLine="42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720" w:firstLine="42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720" w:firstLine="42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720" w:firstLine="42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720" w:firstLine="420"/>
        <w:jc w:val="both"/>
        <w:rPr>
          <w:rFonts w:ascii="Times New Roman" w:eastAsia="Cambria" w:hAnsi="Times New Roman" w:cs="Times New Roman"/>
          <w:sz w:val="24"/>
          <w:szCs w:val="36"/>
          <w:lang w:eastAsia="en-US"/>
        </w:rPr>
      </w:pPr>
      <w:r w:rsidRPr="00BD7037">
        <w:rPr>
          <w:rFonts w:ascii="Times New Roman" w:eastAsia="Cambria" w:hAnsi="Times New Roman" w:cs="Times New Roman"/>
          <w:noProof/>
          <w:sz w:val="24"/>
          <w:szCs w:val="36"/>
        </w:rPr>
        <w:lastRenderedPageBreak/>
        <mc:AlternateContent>
          <mc:Choice Requires="wps">
            <w:drawing>
              <wp:anchor distT="0" distB="0" distL="114300" distR="114300" simplePos="0" relativeHeight="251681792" behindDoc="0" locked="0" layoutInCell="1" allowOverlap="1" wp14:anchorId="64EB5190" wp14:editId="32A4FEAB">
                <wp:simplePos x="0" y="0"/>
                <wp:positionH relativeFrom="column">
                  <wp:posOffset>1350645</wp:posOffset>
                </wp:positionH>
                <wp:positionV relativeFrom="paragraph">
                  <wp:posOffset>3451860</wp:posOffset>
                </wp:positionV>
                <wp:extent cx="3252159" cy="396815"/>
                <wp:effectExtent l="0" t="0" r="0" b="3810"/>
                <wp:wrapNone/>
                <wp:docPr id="147" name="Text Box 147"/>
                <wp:cNvGraphicFramePr/>
                <a:graphic xmlns:a="http://schemas.openxmlformats.org/drawingml/2006/main">
                  <a:graphicData uri="http://schemas.microsoft.com/office/word/2010/wordprocessingShape">
                    <wps:wsp>
                      <wps:cNvSpPr txBox="1"/>
                      <wps:spPr>
                        <a:xfrm>
                          <a:off x="0" y="0"/>
                          <a:ext cx="3252159" cy="396815"/>
                        </a:xfrm>
                        <a:prstGeom prst="rect">
                          <a:avLst/>
                        </a:prstGeom>
                        <a:noFill/>
                        <a:ln w="6350">
                          <a:noFill/>
                        </a:ln>
                        <a:effectLst/>
                      </wps:spPr>
                      <wps:txbx>
                        <w:txbxContent>
                          <w:p w:rsidR="00BD7037" w:rsidRPr="005F21A7" w:rsidRDefault="00BD7037" w:rsidP="00BD7037">
                            <w:pPr>
                              <w:jc w:val="center"/>
                              <w:rPr>
                                <w:rFonts w:ascii="Times New Roman" w:hAnsi="Times New Roman" w:cs="Times New Roman"/>
                                <w:sz w:val="24"/>
                                <w:szCs w:val="24"/>
                              </w:rPr>
                            </w:pPr>
                            <w:r w:rsidRPr="005F21A7">
                              <w:rPr>
                                <w:rFonts w:ascii="Times New Roman" w:hAnsi="Times New Roman" w:cs="Times New Roman"/>
                                <w:sz w:val="24"/>
                                <w:szCs w:val="24"/>
                              </w:rPr>
                              <w:t xml:space="preserve">Figure </w:t>
                            </w:r>
                            <w:r>
                              <w:rPr>
                                <w:rFonts w:ascii="Times New Roman" w:hAnsi="Times New Roman" w:cs="Times New Roman"/>
                                <w:sz w:val="24"/>
                                <w:szCs w:val="24"/>
                              </w:rPr>
                              <w:t>3.7.1.1</w:t>
                            </w:r>
                            <w:r w:rsidRPr="005F21A7">
                              <w:rPr>
                                <w:rFonts w:ascii="Times New Roman" w:hAnsi="Times New Roman" w:cs="Times New Roman"/>
                                <w:sz w:val="24"/>
                                <w:szCs w:val="24"/>
                              </w:rPr>
                              <w:t>: Fuzzy Logic flowchart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4EB5190" id="_x0000_t202" coordsize="21600,21600" o:spt="202" path="m,l,21600r21600,l21600,xe">
                <v:stroke joinstyle="miter"/>
                <v:path gradientshapeok="t" o:connecttype="rect"/>
              </v:shapetype>
              <v:shape id="Text Box 147" o:spid="_x0000_s1026" type="#_x0000_t202" style="position:absolute;left:0;text-align:left;margin-left:106.35pt;margin-top:271.8pt;width:256.1pt;height:31.2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" filled="f" stroked="f" strokeweight=".5pt">
                <v:textbox>
                  <w:txbxContent>
                    <w:p w:rsidR="00BD7037" w:rsidRPr="005F21A7" w:rsidRDefault="00BD7037" w:rsidP="00BD7037">
                      <w:pPr>
                        <w:jc w:val="center"/>
                        <w:rPr>
                          <w:rFonts w:ascii="Times New Roman" w:hAnsi="Times New Roman" w:cs="Times New Roman"/>
                          <w:sz w:val="24"/>
                          <w:szCs w:val="24"/>
                        </w:rPr>
                      </w:pPr>
                      <w:r w:rsidRPr="005F21A7">
                        <w:rPr>
                          <w:rFonts w:ascii="Times New Roman" w:hAnsi="Times New Roman" w:cs="Times New Roman"/>
                          <w:sz w:val="24"/>
                          <w:szCs w:val="24"/>
                        </w:rPr>
                        <w:t xml:space="preserve">Figure </w:t>
                      </w:r>
                      <w:r>
                        <w:rPr>
                          <w:rFonts w:ascii="Times New Roman" w:hAnsi="Times New Roman" w:cs="Times New Roman"/>
                          <w:sz w:val="24"/>
                          <w:szCs w:val="24"/>
                        </w:rPr>
                        <w:t>3.7.1.1</w:t>
                      </w:r>
                      <w:r w:rsidRPr="005F21A7">
                        <w:rPr>
                          <w:rFonts w:ascii="Times New Roman" w:hAnsi="Times New Roman" w:cs="Times New Roman"/>
                          <w:sz w:val="24"/>
                          <w:szCs w:val="24"/>
                        </w:rPr>
                        <w:t>: Fuzzy Logic flowchart</w:t>
                      </w:r>
                    </w:p>
                  </w:txbxContent>
                </v:textbox>
              </v:shape>
            </w:pict>
          </mc:Fallback>
        </mc:AlternateContent>
      </w:r>
      <w:r w:rsidRPr="00BD7037">
        <w:rPr>
          <w:rFonts w:ascii="Times New Roman" w:eastAsia="Cambria" w:hAnsi="Times New Roman" w:cs="Times New Roman"/>
          <w:noProof/>
          <w:sz w:val="24"/>
          <w:szCs w:val="36"/>
        </w:rPr>
        <mc:AlternateContent>
          <mc:Choice Requires="wpg">
            <w:drawing>
              <wp:inline distT="0" distB="0" distL="0" distR="0" wp14:anchorId="36B4772D" wp14:editId="444CBC8F">
                <wp:extent cx="4441371" cy="3479470"/>
                <wp:effectExtent l="0" t="0" r="16510" b="26035"/>
                <wp:docPr id="144" name="Group 2"/>
                <wp:cNvGraphicFramePr/>
                <a:graphic xmlns:a="http://schemas.openxmlformats.org/drawingml/2006/main">
                  <a:graphicData uri="http://schemas.microsoft.com/office/word/2010/wordprocessingGroup">
                    <wpg:wgp>
                      <wpg:cNvGrpSpPr/>
                      <wpg:grpSpPr>
                        <a:xfrm>
                          <a:off x="0" y="0"/>
                          <a:ext cx="4441371" cy="3479470"/>
                          <a:chOff x="0" y="0"/>
                          <a:chExt cx="8324850" cy="5405437"/>
                        </a:xfrm>
                      </wpg:grpSpPr>
                      <pic:pic xmlns:pic="http://schemas.openxmlformats.org/drawingml/2006/picture">
                        <pic:nvPicPr>
                          <pic:cNvPr id="145" name="Picture 14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8096250" cy="5229225"/>
                          </a:xfrm>
                          <a:prstGeom prst="rect">
                            <a:avLst/>
                          </a:prstGeom>
                        </pic:spPr>
                      </pic:pic>
                      <wps:wsp>
                        <wps:cNvPr id="146" name="Rectangle 146"/>
                        <wps:cNvSpPr/>
                        <wps:spPr>
                          <a:xfrm>
                            <a:off x="5548520" y="3757612"/>
                            <a:ext cx="2776330" cy="1647825"/>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g:wgp>
                  </a:graphicData>
                </a:graphic>
              </wp:inline>
            </w:drawing>
          </mc:Choice>
          <mc:Fallback>
            <w:pict>
              <v:group w14:anchorId="4B054648" id="Group 2" o:spid="_x0000_s1026" style="width:349.7pt;height:273.95pt;mso-position-horizontal-relative:char;mso-position-vertical-relative:line" coordsize="83248,54054" o:gfxdata="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">
                <v:shape id="Picture 145" o:spid="_x0000_s1027" type="#_x0000_t75" style="position:absolute;width:80962;height:522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iqyjDAAAA3AAAAA8AAABkcnMvZG93bnJldi54bWxET01rwkAQvQv9D8sUetNNpUqM2YgUCqUY&#10;SlPR65CdJqHZ2TS7mvjv3YLgbR7vc9LNaFpxpt41lhU8zyIQxKXVDVcK9t9v0xiE88gaW8uk4EIO&#10;NtnDJMVE24G/6Fz4SoQQdgkqqL3vEildWZNBN7MdceB+bG/QB9hXUvc4hHDTynkULaXBhkNDjR29&#10;1lT+FiejYMg/T/lW5sVx9/G32ps8PsyjWKmnx3G7BuFp9Hfxzf2uw/yXBfw/Ey6Q2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6KrKMMAAADcAAAADwAAAAAAAAAAAAAAAACf&#10;AgAAZHJzL2Rvd25yZXYueG1sUEsFBgAAAAAEAAQA9wAAAI8DAAAAAA==&#10;">
                  <v:imagedata r:id="rId15" o:title=""/>
                  <v:path arrowok="t"/>
                </v:shape>
                <v:rect id="Rectangle 146" o:spid="_x0000_s1028" style="position:absolute;left:55485;top:37576;width:27763;height:16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AN+MEA&#10;AADcAAAADwAAAGRycy9kb3ducmV2LnhtbERPS4vCMBC+L/gfwgheFk2V9UE1igjingS14HVoxrbY&#10;TGoStf77zYLgbT6+5yxWranFg5yvLCsYDhIQxLnVFRcKstO2PwPhA7LG2jIpeJGH1bLztcBU2ycf&#10;6HEMhYgh7FNUUIbQpFL6vCSDfmAb4shdrDMYInSF1A6fMdzUcpQkE2mw4thQYkObkvLr8W4UXPJM&#10;7s7ytj0Vbp9N1+19/Np/K9Xrtus5iEBt+Ijf7l8d5/9M4P+ZeIF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wDfjBAAAA3AAAAA8AAAAAAAAAAAAAAAAAmAIAAGRycy9kb3du&#10;cmV2LnhtbFBLBQYAAAAABAAEAPUAAACGAwAAAAA=&#10;" fillcolor="window" strokecolor="window" strokeweight="1pt"/>
                <w10:anchorlock/>
              </v:group>
            </w:pict>
          </mc:Fallback>
        </mc:AlternateContent>
      </w:r>
    </w:p>
    <w:p w:rsidR="00BD7037" w:rsidRDefault="00BD7037" w:rsidP="00BD7037">
      <w:pPr>
        <w:spacing w:line="360" w:lineRule="auto"/>
        <w:ind w:left="720" w:firstLine="42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720" w:firstLine="420"/>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To complete the steps, parameters and inputs are then determined based on the case studies and literature review. It must be done carefully so that the output obtained will have better accuracy and consistency. The fuzzy rules must be done precisely according to the input and output so that the decision making will match and par with the expected outcome set earlier. A flowchart is constructed so that the flow of the whole process can be supervised and referred to, to ensure that the steps taken will generate the best outcome after the process of fuzzy logic of the input data. Python 3.6 is used in processing the data.</w:t>
      </w:r>
    </w:p>
    <w:p w:rsidR="00BD7037" w:rsidRPr="00BD7037" w:rsidRDefault="00BD7037" w:rsidP="00BD7037">
      <w:pPr>
        <w:spacing w:line="360" w:lineRule="auto"/>
        <w:ind w:left="1140"/>
        <w:jc w:val="center"/>
        <w:rPr>
          <w:rFonts w:ascii="Times New Roman" w:eastAsia="Cambria" w:hAnsi="Times New Roman" w:cs="Times New Roman"/>
          <w:sz w:val="24"/>
          <w:szCs w:val="36"/>
          <w:lang w:eastAsia="en-US"/>
        </w:rPr>
      </w:pPr>
      <w:r w:rsidRPr="00BD7037">
        <w:rPr>
          <w:rFonts w:ascii="Times New Roman" w:eastAsia="Cambria" w:hAnsi="Times New Roman" w:cs="Times New Roman"/>
          <w:noProof/>
          <w:sz w:val="24"/>
          <w:szCs w:val="36"/>
        </w:rPr>
        <w:lastRenderedPageBreak/>
        <w:drawing>
          <wp:anchor distT="0" distB="0" distL="114300" distR="114300" simplePos="0" relativeHeight="251682816" behindDoc="1" locked="0" layoutInCell="1" allowOverlap="1" wp14:anchorId="217F7A7E" wp14:editId="328B012D">
            <wp:simplePos x="0" y="0"/>
            <wp:positionH relativeFrom="column">
              <wp:posOffset>2339027</wp:posOffset>
            </wp:positionH>
            <wp:positionV relativeFrom="paragraph">
              <wp:posOffset>0</wp:posOffset>
            </wp:positionV>
            <wp:extent cx="2113808" cy="4131134"/>
            <wp:effectExtent l="0" t="0" r="1270" b="3175"/>
            <wp:wrapTight wrapText="bothSides">
              <wp:wrapPolygon edited="0">
                <wp:start x="0" y="0"/>
                <wp:lineTo x="0" y="21517"/>
                <wp:lineTo x="21418" y="21517"/>
                <wp:lineTo x="21418" y="0"/>
                <wp:lineTo x="0" y="0"/>
              </wp:wrapPolygon>
            </wp:wrapTight>
            <wp:docPr id="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113808" cy="4131134"/>
                    </a:xfrm>
                    <a:prstGeom prst="rect">
                      <a:avLst/>
                    </a:prstGeom>
                  </pic:spPr>
                </pic:pic>
              </a:graphicData>
            </a:graphic>
            <wp14:sizeRelH relativeFrom="page">
              <wp14:pctWidth>0</wp14:pctWidth>
            </wp14:sizeRelH>
            <wp14:sizeRelV relativeFrom="page">
              <wp14:pctHeight>0</wp14:pctHeight>
            </wp14:sizeRelV>
          </wp:anchor>
        </w:drawing>
      </w:r>
    </w:p>
    <w:p w:rsidR="00BD7037" w:rsidRPr="00BD7037" w:rsidRDefault="00BD7037" w:rsidP="00BD7037">
      <w:pPr>
        <w:spacing w:line="360" w:lineRule="auto"/>
        <w:ind w:left="114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114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114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114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114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114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114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114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114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114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1140"/>
        <w:jc w:val="both"/>
        <w:rPr>
          <w:rFonts w:ascii="Times New Roman" w:eastAsia="Cambria" w:hAnsi="Times New Roman" w:cs="Times New Roman"/>
          <w:sz w:val="24"/>
          <w:szCs w:val="36"/>
          <w:lang w:eastAsia="en-US"/>
        </w:rPr>
      </w:pPr>
      <w:r w:rsidRPr="00BD7037">
        <w:rPr>
          <w:rFonts w:ascii="Times New Roman" w:eastAsia="Cambria" w:hAnsi="Times New Roman" w:cs="Times New Roman"/>
          <w:noProof/>
          <w:sz w:val="24"/>
          <w:szCs w:val="36"/>
        </w:rPr>
        <mc:AlternateContent>
          <mc:Choice Requires="wps">
            <w:drawing>
              <wp:anchor distT="0" distB="0" distL="114300" distR="114300" simplePos="0" relativeHeight="251683840" behindDoc="0" locked="0" layoutInCell="1" allowOverlap="1" wp14:anchorId="19B8E72E" wp14:editId="65897C4B">
                <wp:simplePos x="0" y="0"/>
                <wp:positionH relativeFrom="margin">
                  <wp:posOffset>1162050</wp:posOffset>
                </wp:positionH>
                <wp:positionV relativeFrom="paragraph">
                  <wp:posOffset>172085</wp:posOffset>
                </wp:positionV>
                <wp:extent cx="3537585" cy="396815"/>
                <wp:effectExtent l="0" t="0" r="0" b="3810"/>
                <wp:wrapNone/>
                <wp:docPr id="148" name="Text Box 148"/>
                <wp:cNvGraphicFramePr/>
                <a:graphic xmlns:a="http://schemas.openxmlformats.org/drawingml/2006/main">
                  <a:graphicData uri="http://schemas.microsoft.com/office/word/2010/wordprocessingShape">
                    <wps:wsp>
                      <wps:cNvSpPr txBox="1"/>
                      <wps:spPr>
                        <a:xfrm>
                          <a:off x="0" y="0"/>
                          <a:ext cx="3537585" cy="396815"/>
                        </a:xfrm>
                        <a:prstGeom prst="rect">
                          <a:avLst/>
                        </a:prstGeom>
                        <a:noFill/>
                        <a:ln w="6350">
                          <a:noFill/>
                        </a:ln>
                        <a:effectLst/>
                      </wps:spPr>
                      <wps:txbx>
                        <w:txbxContent>
                          <w:p w:rsidR="00BD7037" w:rsidRPr="005F21A7" w:rsidRDefault="00BD7037" w:rsidP="00BD7037">
                            <w:pPr>
                              <w:jc w:val="center"/>
                              <w:rPr>
                                <w:rFonts w:ascii="Times New Roman" w:hAnsi="Times New Roman" w:cs="Times New Roman"/>
                                <w:sz w:val="24"/>
                                <w:szCs w:val="24"/>
                              </w:rPr>
                            </w:pPr>
                            <w:r w:rsidRPr="005F21A7">
                              <w:rPr>
                                <w:rFonts w:ascii="Times New Roman" w:hAnsi="Times New Roman" w:cs="Times New Roman"/>
                                <w:sz w:val="24"/>
                                <w:szCs w:val="24"/>
                              </w:rPr>
                              <w:t xml:space="preserve">Figure </w:t>
                            </w:r>
                            <w:r>
                              <w:rPr>
                                <w:rFonts w:ascii="Times New Roman" w:hAnsi="Times New Roman" w:cs="Times New Roman"/>
                                <w:sz w:val="24"/>
                                <w:szCs w:val="24"/>
                              </w:rPr>
                              <w:t>3.7.1.2</w:t>
                            </w:r>
                            <w:r>
                              <w:rPr>
                                <w:rFonts w:ascii="Times New Roman" w:hAnsi="Times New Roman" w:cs="Times New Roman"/>
                                <w:sz w:val="24"/>
                                <w:szCs w:val="24"/>
                              </w:rPr>
                              <w:t xml:space="preserve">: The flowchart of the </w:t>
                            </w:r>
                            <w:r>
                              <w:rPr>
                                <w:rFonts w:ascii="Times New Roman" w:hAnsi="Times New Roman" w:cs="Times New Roman"/>
                                <w:sz w:val="24"/>
                                <w:szCs w:val="24"/>
                              </w:rPr>
                              <w:t>process</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B8E72E" id="Text Box 148" o:spid="_x0000_s1027" type="#_x0000_t202" style="position:absolute;left:0;text-align:left;margin-left:91.5pt;margin-top:13.55pt;width:278.55pt;height:31.25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" filled="f" stroked="f" strokeweight=".5pt">
                <v:textbox>
                  <w:txbxContent>
                    <w:p w:rsidR="00BD7037" w:rsidRPr="005F21A7" w:rsidRDefault="00BD7037" w:rsidP="00BD7037">
                      <w:pPr>
                        <w:jc w:val="center"/>
                        <w:rPr>
                          <w:rFonts w:ascii="Times New Roman" w:hAnsi="Times New Roman" w:cs="Times New Roman"/>
                          <w:sz w:val="24"/>
                          <w:szCs w:val="24"/>
                        </w:rPr>
                      </w:pPr>
                      <w:r w:rsidRPr="005F21A7">
                        <w:rPr>
                          <w:rFonts w:ascii="Times New Roman" w:hAnsi="Times New Roman" w:cs="Times New Roman"/>
                          <w:sz w:val="24"/>
                          <w:szCs w:val="24"/>
                        </w:rPr>
                        <w:t xml:space="preserve">Figure </w:t>
                      </w:r>
                      <w:r>
                        <w:rPr>
                          <w:rFonts w:ascii="Times New Roman" w:hAnsi="Times New Roman" w:cs="Times New Roman"/>
                          <w:sz w:val="24"/>
                          <w:szCs w:val="24"/>
                        </w:rPr>
                        <w:t>3.7.1.2</w:t>
                      </w:r>
                      <w:r>
                        <w:rPr>
                          <w:rFonts w:ascii="Times New Roman" w:hAnsi="Times New Roman" w:cs="Times New Roman"/>
                          <w:sz w:val="24"/>
                          <w:szCs w:val="24"/>
                        </w:rPr>
                        <w:t xml:space="preserve">: The flowchart of the </w:t>
                      </w:r>
                      <w:r>
                        <w:rPr>
                          <w:rFonts w:ascii="Times New Roman" w:hAnsi="Times New Roman" w:cs="Times New Roman"/>
                          <w:sz w:val="24"/>
                          <w:szCs w:val="24"/>
                        </w:rPr>
                        <w:t>process</w:t>
                      </w:r>
                      <w:r>
                        <w:rPr>
                          <w:rFonts w:ascii="Times New Roman" w:hAnsi="Times New Roman" w:cs="Times New Roman"/>
                          <w:sz w:val="24"/>
                          <w:szCs w:val="24"/>
                        </w:rPr>
                        <w:t>.</w:t>
                      </w:r>
                    </w:p>
                  </w:txbxContent>
                </v:textbox>
                <w10:wrap anchorx="margin"/>
              </v:shape>
            </w:pict>
          </mc:Fallback>
        </mc:AlternateContent>
      </w:r>
    </w:p>
    <w:p w:rsidR="00BD7037" w:rsidRPr="00BD7037" w:rsidRDefault="00BD7037" w:rsidP="00BD7037">
      <w:pPr>
        <w:spacing w:line="360" w:lineRule="auto"/>
        <w:ind w:left="114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720"/>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ab/>
        <w:t xml:space="preserve">It is expected that the whole process will not require hardware connectivity as the data will be generated randomly. The whole project will be done using Python and </w:t>
      </w:r>
      <w:proofErr w:type="spellStart"/>
      <w:r w:rsidRPr="00BD7037">
        <w:rPr>
          <w:rFonts w:ascii="Times New Roman" w:eastAsia="Cambria" w:hAnsi="Times New Roman" w:cs="Times New Roman"/>
          <w:sz w:val="24"/>
          <w:szCs w:val="36"/>
          <w:lang w:eastAsia="en-US"/>
        </w:rPr>
        <w:t>SciKit</w:t>
      </w:r>
      <w:proofErr w:type="spellEnd"/>
      <w:r w:rsidRPr="00BD7037">
        <w:rPr>
          <w:rFonts w:ascii="Times New Roman" w:eastAsia="Cambria" w:hAnsi="Times New Roman" w:cs="Times New Roman"/>
          <w:sz w:val="24"/>
          <w:szCs w:val="36"/>
          <w:lang w:eastAsia="en-US"/>
        </w:rPr>
        <w:t xml:space="preserve"> Fuzzy Logic library as the input are easily process using these two medium.</w:t>
      </w:r>
    </w:p>
    <w:p w:rsidR="00BD7037" w:rsidRPr="00BD7037" w:rsidRDefault="00BD7037" w:rsidP="00BD7037">
      <w:pPr>
        <w:spacing w:line="360" w:lineRule="auto"/>
        <w:ind w:left="72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72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firstLine="720"/>
        <w:contextualSpacing/>
        <w:jc w:val="both"/>
        <w:rPr>
          <w:rFonts w:ascii="Times New Roman" w:eastAsia="Cambria" w:hAnsi="Times New Roman" w:cs="Times New Roman"/>
          <w:sz w:val="24"/>
          <w:szCs w:val="36"/>
          <w:lang w:eastAsia="en-US"/>
        </w:rPr>
      </w:pPr>
      <w:r>
        <w:rPr>
          <w:rFonts w:ascii="Times New Roman" w:eastAsia="Cambria" w:hAnsi="Times New Roman" w:cs="Times New Roman"/>
          <w:sz w:val="24"/>
          <w:szCs w:val="36"/>
          <w:lang w:eastAsia="en-US"/>
        </w:rPr>
        <w:t xml:space="preserve">3.7.2 </w:t>
      </w:r>
      <w:proofErr w:type="spellStart"/>
      <w:r w:rsidRPr="00BD7037">
        <w:rPr>
          <w:rFonts w:ascii="Times New Roman" w:eastAsia="Cambria" w:hAnsi="Times New Roman" w:cs="Times New Roman"/>
          <w:sz w:val="24"/>
          <w:szCs w:val="36"/>
          <w:lang w:eastAsia="en-US"/>
        </w:rPr>
        <w:t>Pseudocode</w:t>
      </w:r>
      <w:proofErr w:type="spellEnd"/>
    </w:p>
    <w:p w:rsidR="00BD7037" w:rsidRDefault="00BD7037" w:rsidP="00BD7037">
      <w:pPr>
        <w:spacing w:line="360" w:lineRule="auto"/>
        <w:ind w:left="720"/>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 xml:space="preserve"> </w:t>
      </w:r>
      <w:r w:rsidRPr="00BD7037">
        <w:rPr>
          <w:rFonts w:ascii="Times New Roman" w:eastAsia="Cambria" w:hAnsi="Times New Roman" w:cs="Times New Roman"/>
          <w:sz w:val="24"/>
          <w:szCs w:val="36"/>
          <w:lang w:eastAsia="en-US"/>
        </w:rPr>
        <w:t>A simple set of pseudo code is used to demonstrate the flow of the program with fuzzy logic. There is two cases involved in determining the demand level, where both of them are explained at the following section.</w:t>
      </w:r>
    </w:p>
    <w:p w:rsidR="00BD7037" w:rsidRDefault="00BD7037" w:rsidP="00BD7037">
      <w:pPr>
        <w:spacing w:line="360" w:lineRule="auto"/>
        <w:ind w:left="72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72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720"/>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lastRenderedPageBreak/>
        <w:t>Case 1 (fixed input variables to find out demand level):</w:t>
      </w:r>
    </w:p>
    <w:tbl>
      <w:tblPr>
        <w:tblStyle w:val="TableGrid2"/>
        <w:tblpPr w:leftFromText="180" w:rightFromText="180" w:vertAnchor="text" w:horzAnchor="margin" w:tblpXSpec="right" w:tblpY="-44"/>
        <w:tblW w:w="8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
        <w:gridCol w:w="7905"/>
      </w:tblGrid>
      <w:tr w:rsidR="00BD7037" w:rsidRPr="00BD7037" w:rsidTr="00BD7037">
        <w:tc>
          <w:tcPr>
            <w:tcW w:w="910"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Begin</w:t>
            </w:r>
          </w:p>
        </w:tc>
        <w:tc>
          <w:tcPr>
            <w:tcW w:w="7905"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p>
        </w:tc>
      </w:tr>
      <w:tr w:rsidR="00BD7037" w:rsidRPr="00BD7037" w:rsidTr="00BD7037">
        <w:tc>
          <w:tcPr>
            <w:tcW w:w="910"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p>
        </w:tc>
        <w:tc>
          <w:tcPr>
            <w:tcW w:w="7905"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Initialize input variable with desired data</w:t>
            </w:r>
          </w:p>
        </w:tc>
      </w:tr>
      <w:tr w:rsidR="00BD7037" w:rsidRPr="00BD7037" w:rsidTr="00BD7037">
        <w:tc>
          <w:tcPr>
            <w:tcW w:w="910"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p>
        </w:tc>
        <w:tc>
          <w:tcPr>
            <w:tcW w:w="7905" w:type="dxa"/>
          </w:tcPr>
          <w:p w:rsidR="00BD7037" w:rsidRPr="00BD7037" w:rsidRDefault="00BD7037" w:rsidP="00BD7037">
            <w:pPr>
              <w:spacing w:after="160" w:line="360" w:lineRule="auto"/>
              <w:jc w:val="both"/>
              <w:rPr>
                <w:rFonts w:ascii="Times New Roman" w:hAnsi="Times New Roman" w:cs="Times New Roman"/>
                <w:sz w:val="24"/>
                <w:szCs w:val="36"/>
              </w:rPr>
            </w:pPr>
            <w:r w:rsidRPr="00BD7037">
              <w:rPr>
                <w:rFonts w:ascii="Times New Roman" w:hAnsi="Times New Roman" w:cs="Times New Roman"/>
                <w:sz w:val="24"/>
                <w:szCs w:val="36"/>
              </w:rPr>
              <w:t>Calculate demand level</w:t>
            </w:r>
          </w:p>
        </w:tc>
      </w:tr>
      <w:tr w:rsidR="00BD7037" w:rsidRPr="00BD7037" w:rsidTr="00BD7037">
        <w:tc>
          <w:tcPr>
            <w:tcW w:w="910"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p>
        </w:tc>
        <w:tc>
          <w:tcPr>
            <w:tcW w:w="7905"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Print demand level</w:t>
            </w:r>
          </w:p>
        </w:tc>
      </w:tr>
      <w:tr w:rsidR="00BD7037" w:rsidRPr="00BD7037" w:rsidTr="00BD7037">
        <w:tc>
          <w:tcPr>
            <w:tcW w:w="910"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End</w:t>
            </w:r>
          </w:p>
        </w:tc>
        <w:tc>
          <w:tcPr>
            <w:tcW w:w="7905"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p>
        </w:tc>
      </w:tr>
    </w:tbl>
    <w:p w:rsidR="00BD7037" w:rsidRPr="00BD7037" w:rsidRDefault="00BD7037" w:rsidP="00BD7037">
      <w:pPr>
        <w:spacing w:line="360" w:lineRule="auto"/>
        <w:ind w:left="72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720"/>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 xml:space="preserve"> </w:t>
      </w:r>
      <w:r w:rsidRPr="00BD7037">
        <w:rPr>
          <w:rFonts w:ascii="Times New Roman" w:eastAsia="Cambria" w:hAnsi="Times New Roman" w:cs="Times New Roman"/>
          <w:sz w:val="24"/>
          <w:szCs w:val="36"/>
          <w:lang w:eastAsia="en-US"/>
        </w:rPr>
        <w:t>Case 2 (fixed demand level to get values of input variable):</w:t>
      </w:r>
    </w:p>
    <w:tbl>
      <w:tblPr>
        <w:tblStyle w:val="TableGrid2"/>
        <w:tblpPr w:leftFromText="180" w:rightFromText="180" w:vertAnchor="text" w:horzAnchor="margin" w:tblpXSpec="right" w:tblpY="-1"/>
        <w:tblW w:w="8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
        <w:gridCol w:w="7905"/>
      </w:tblGrid>
      <w:tr w:rsidR="00BD7037" w:rsidRPr="00BD7037" w:rsidTr="00BD7037">
        <w:tc>
          <w:tcPr>
            <w:tcW w:w="910"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Begin</w:t>
            </w:r>
          </w:p>
        </w:tc>
        <w:tc>
          <w:tcPr>
            <w:tcW w:w="7905"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p>
        </w:tc>
      </w:tr>
      <w:tr w:rsidR="00BD7037" w:rsidRPr="00BD7037" w:rsidTr="00BD7037">
        <w:tc>
          <w:tcPr>
            <w:tcW w:w="910"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p>
        </w:tc>
        <w:tc>
          <w:tcPr>
            <w:tcW w:w="7905"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Initialize demand level</w:t>
            </w:r>
          </w:p>
        </w:tc>
      </w:tr>
      <w:tr w:rsidR="00BD7037" w:rsidRPr="00BD7037" w:rsidTr="00BD7037">
        <w:tc>
          <w:tcPr>
            <w:tcW w:w="910"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p>
        </w:tc>
        <w:tc>
          <w:tcPr>
            <w:tcW w:w="7905" w:type="dxa"/>
          </w:tcPr>
          <w:p w:rsidR="00BD7037" w:rsidRPr="00BD7037" w:rsidRDefault="00BD7037" w:rsidP="00BD7037">
            <w:pPr>
              <w:spacing w:after="160" w:line="360" w:lineRule="auto"/>
              <w:jc w:val="both"/>
              <w:rPr>
                <w:rFonts w:ascii="Times New Roman" w:hAnsi="Times New Roman" w:cs="Times New Roman"/>
                <w:sz w:val="24"/>
                <w:szCs w:val="36"/>
              </w:rPr>
            </w:pPr>
            <w:r w:rsidRPr="00BD7037">
              <w:rPr>
                <w:rFonts w:ascii="Times New Roman" w:hAnsi="Times New Roman" w:cs="Times New Roman"/>
                <w:sz w:val="24"/>
                <w:szCs w:val="36"/>
              </w:rPr>
              <w:t>Loop</w:t>
            </w:r>
          </w:p>
        </w:tc>
      </w:tr>
      <w:tr w:rsidR="00BD7037" w:rsidRPr="00BD7037" w:rsidTr="00BD7037">
        <w:tc>
          <w:tcPr>
            <w:tcW w:w="910"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p>
        </w:tc>
        <w:tc>
          <w:tcPr>
            <w:tcW w:w="7905"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 xml:space="preserve">    Random generate input variables</w:t>
            </w:r>
          </w:p>
        </w:tc>
      </w:tr>
      <w:tr w:rsidR="00BD7037" w:rsidRPr="00BD7037" w:rsidTr="00BD7037">
        <w:tc>
          <w:tcPr>
            <w:tcW w:w="910"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p>
        </w:tc>
        <w:tc>
          <w:tcPr>
            <w:tcW w:w="7905"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 xml:space="preserve">    Compare demand level with the pre-defined demand level</w:t>
            </w:r>
          </w:p>
        </w:tc>
      </w:tr>
      <w:tr w:rsidR="00BD7037" w:rsidRPr="00BD7037" w:rsidTr="00BD7037">
        <w:tc>
          <w:tcPr>
            <w:tcW w:w="910"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p>
        </w:tc>
        <w:tc>
          <w:tcPr>
            <w:tcW w:w="7905"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While calculated demand level &gt;= pre-defined demand level</w:t>
            </w:r>
          </w:p>
        </w:tc>
      </w:tr>
      <w:tr w:rsidR="00BD7037" w:rsidRPr="00BD7037" w:rsidTr="00BD7037">
        <w:tc>
          <w:tcPr>
            <w:tcW w:w="910"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p>
        </w:tc>
        <w:tc>
          <w:tcPr>
            <w:tcW w:w="7905"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Print input variables</w:t>
            </w:r>
          </w:p>
        </w:tc>
      </w:tr>
      <w:tr w:rsidR="00BD7037" w:rsidRPr="00BD7037" w:rsidTr="00BD7037">
        <w:tc>
          <w:tcPr>
            <w:tcW w:w="910"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p>
        </w:tc>
        <w:tc>
          <w:tcPr>
            <w:tcW w:w="7905"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Print generated demand level</w:t>
            </w:r>
          </w:p>
        </w:tc>
      </w:tr>
      <w:tr w:rsidR="00BD7037" w:rsidRPr="00BD7037" w:rsidTr="00BD7037">
        <w:tc>
          <w:tcPr>
            <w:tcW w:w="910"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End</w:t>
            </w:r>
          </w:p>
        </w:tc>
        <w:tc>
          <w:tcPr>
            <w:tcW w:w="7905"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p>
        </w:tc>
      </w:tr>
    </w:tbl>
    <w:p w:rsidR="00BD7037" w:rsidRPr="00BD7037" w:rsidRDefault="00BD7037" w:rsidP="00BD7037">
      <w:pPr>
        <w:spacing w:line="360" w:lineRule="auto"/>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72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72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720"/>
        <w:jc w:val="both"/>
        <w:rPr>
          <w:rFonts w:ascii="Times New Roman" w:eastAsia="Cambria" w:hAnsi="Times New Roman" w:cs="Times New Roman"/>
          <w:sz w:val="24"/>
          <w:szCs w:val="36"/>
          <w:lang w:eastAsia="en-US"/>
        </w:rPr>
      </w:pPr>
    </w:p>
    <w:p w:rsidR="00BD7037" w:rsidRDefault="00BD7037" w:rsidP="00BD7037">
      <w:pPr>
        <w:spacing w:line="360" w:lineRule="auto"/>
        <w:ind w:left="720"/>
        <w:jc w:val="both"/>
        <w:rPr>
          <w:rFonts w:ascii="Times New Roman" w:eastAsia="Cambria" w:hAnsi="Times New Roman" w:cs="Times New Roman"/>
          <w:sz w:val="24"/>
          <w:szCs w:val="36"/>
          <w:lang w:eastAsia="en-US"/>
        </w:rPr>
      </w:pPr>
    </w:p>
    <w:p w:rsidR="00BD7037" w:rsidRDefault="00BD7037" w:rsidP="00BD7037">
      <w:pPr>
        <w:spacing w:line="360" w:lineRule="auto"/>
        <w:ind w:left="72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firstLine="720"/>
        <w:contextualSpacing/>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lastRenderedPageBreak/>
        <w:t>3.7.3 Dataset</w:t>
      </w:r>
    </w:p>
    <w:p w:rsidR="00BD7037" w:rsidRPr="00BD7037" w:rsidRDefault="00BD7037" w:rsidP="00BD7037">
      <w:pPr>
        <w:spacing w:line="360" w:lineRule="auto"/>
        <w:ind w:left="720" w:firstLine="300"/>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As there is no real application at the simulation of the fuzzy logic prediction, random data is generated as input in order for the fuzzy logic interference to occur. It is to simulate user’s impression and it is hope that the random generation will have the result that has high accuracy consistency as compared to real time data. The collection of data must be done daily once there is a steady application launched to the targeted user. The daily searching of the vehicles is retrieved and processed again to find out the demand for each location. The real time data must be tested to make sure that the searches is reaching the expectation of the artificial intelligent processes.</w:t>
      </w:r>
    </w:p>
    <w:p w:rsidR="00BD7037" w:rsidRPr="00BD7037" w:rsidRDefault="00BD7037" w:rsidP="00BD7037">
      <w:pPr>
        <w:spacing w:line="360" w:lineRule="auto"/>
        <w:ind w:left="720" w:firstLine="720"/>
        <w:contextualSpacing/>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3.7.3.1 Input</w:t>
      </w:r>
    </w:p>
    <w:p w:rsidR="00BD7037" w:rsidRPr="00BD7037" w:rsidRDefault="00BD7037" w:rsidP="00BD7037">
      <w:pPr>
        <w:spacing w:line="360" w:lineRule="auto"/>
        <w:ind w:left="1440" w:firstLine="420"/>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The input are divided into 4 categories, which are:</w:t>
      </w:r>
    </w:p>
    <w:p w:rsidR="00BD7037" w:rsidRPr="00BD7037" w:rsidRDefault="00BD7037" w:rsidP="00BD7037">
      <w:pPr>
        <w:numPr>
          <w:ilvl w:val="0"/>
          <w:numId w:val="5"/>
        </w:numPr>
        <w:spacing w:line="360" w:lineRule="auto"/>
        <w:ind w:left="2580"/>
        <w:contextualSpacing/>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Location of station</w:t>
      </w:r>
    </w:p>
    <w:p w:rsidR="00BD7037" w:rsidRPr="00BD7037" w:rsidRDefault="00BD7037" w:rsidP="00BD7037">
      <w:pPr>
        <w:numPr>
          <w:ilvl w:val="0"/>
          <w:numId w:val="5"/>
        </w:numPr>
        <w:spacing w:line="360" w:lineRule="auto"/>
        <w:ind w:left="2580"/>
        <w:contextualSpacing/>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Population of station</w:t>
      </w:r>
    </w:p>
    <w:p w:rsidR="00BD7037" w:rsidRPr="00BD7037" w:rsidRDefault="00BD7037" w:rsidP="00BD7037">
      <w:pPr>
        <w:numPr>
          <w:ilvl w:val="0"/>
          <w:numId w:val="5"/>
        </w:numPr>
        <w:spacing w:line="360" w:lineRule="auto"/>
        <w:ind w:left="2580"/>
        <w:contextualSpacing/>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Time of travel</w:t>
      </w:r>
    </w:p>
    <w:p w:rsidR="00BD7037" w:rsidRPr="00BD7037" w:rsidRDefault="00BD7037" w:rsidP="00BD7037">
      <w:pPr>
        <w:numPr>
          <w:ilvl w:val="0"/>
          <w:numId w:val="5"/>
        </w:numPr>
        <w:spacing w:line="360" w:lineRule="auto"/>
        <w:ind w:left="2580"/>
        <w:contextualSpacing/>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Temperature of the day</w:t>
      </w:r>
    </w:p>
    <w:p w:rsidR="00BD7037" w:rsidRPr="00BD7037" w:rsidRDefault="00BD7037" w:rsidP="00BD7037">
      <w:pPr>
        <w:spacing w:line="360" w:lineRule="auto"/>
        <w:ind w:left="1440" w:firstLine="420"/>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The inputs is then further categories in order to plot the membership function. The parameters are pre-defined.</w:t>
      </w:r>
    </w:p>
    <w:p w:rsidR="00BD7037" w:rsidRPr="00BD7037" w:rsidRDefault="00BD7037" w:rsidP="00BD7037">
      <w:pPr>
        <w:numPr>
          <w:ilvl w:val="0"/>
          <w:numId w:val="6"/>
        </w:numPr>
        <w:spacing w:line="360" w:lineRule="auto"/>
        <w:ind w:left="2580"/>
        <w:contextualSpacing/>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Location:</w:t>
      </w: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r w:rsidRPr="00BD7037">
        <w:rPr>
          <w:rFonts w:ascii="Times New Roman" w:eastAsia="Cambria" w:hAnsi="Times New Roman" w:cs="Times New Roman"/>
          <w:noProof/>
          <w:sz w:val="24"/>
          <w:szCs w:val="36"/>
        </w:rPr>
        <mc:AlternateContent>
          <mc:Choice Requires="wpg">
            <w:drawing>
              <wp:anchor distT="0" distB="0" distL="114300" distR="114300" simplePos="0" relativeHeight="251685888" behindDoc="0" locked="0" layoutInCell="1" allowOverlap="1" wp14:anchorId="66722601" wp14:editId="4428EF9F">
                <wp:simplePos x="0" y="0"/>
                <wp:positionH relativeFrom="column">
                  <wp:posOffset>2042160</wp:posOffset>
                </wp:positionH>
                <wp:positionV relativeFrom="paragraph">
                  <wp:posOffset>14605</wp:posOffset>
                </wp:positionV>
                <wp:extent cx="2780030" cy="3905885"/>
                <wp:effectExtent l="0" t="0" r="1270" b="0"/>
                <wp:wrapNone/>
                <wp:docPr id="149" name="Group 149"/>
                <wp:cNvGraphicFramePr/>
                <a:graphic xmlns:a="http://schemas.openxmlformats.org/drawingml/2006/main">
                  <a:graphicData uri="http://schemas.microsoft.com/office/word/2010/wordprocessingGroup">
                    <wpg:wgp>
                      <wpg:cNvGrpSpPr/>
                      <wpg:grpSpPr>
                        <a:xfrm>
                          <a:off x="0" y="0"/>
                          <a:ext cx="2780030" cy="3905885"/>
                          <a:chOff x="0" y="0"/>
                          <a:chExt cx="3004457" cy="4191990"/>
                        </a:xfrm>
                      </wpg:grpSpPr>
                      <wpg:grpSp>
                        <wpg:cNvPr id="150" name="Group 4"/>
                        <wpg:cNvGrpSpPr/>
                        <wpg:grpSpPr>
                          <a:xfrm>
                            <a:off x="0" y="0"/>
                            <a:ext cx="3004457" cy="4191990"/>
                            <a:chOff x="0" y="0"/>
                            <a:chExt cx="5420216" cy="6858000"/>
                          </a:xfrm>
                        </wpg:grpSpPr>
                        <pic:pic xmlns:pic="http://schemas.openxmlformats.org/drawingml/2006/picture">
                          <pic:nvPicPr>
                            <pic:cNvPr id="151" name="Picture 151"/>
                            <pic:cNvPicPr>
                              <a:picLocks noChangeAspect="1"/>
                            </pic:cNvPicPr>
                          </pic:nvPicPr>
                          <pic:blipFill>
                            <a:blip r:embed="rId17"/>
                            <a:stretch>
                              <a:fillRect/>
                            </a:stretch>
                          </pic:blipFill>
                          <pic:spPr>
                            <a:xfrm>
                              <a:off x="0" y="0"/>
                              <a:ext cx="5420216" cy="6858000"/>
                            </a:xfrm>
                            <a:prstGeom prst="rect">
                              <a:avLst/>
                            </a:prstGeom>
                          </pic:spPr>
                        </pic:pic>
                        <pic:pic xmlns:pic="http://schemas.openxmlformats.org/drawingml/2006/picture">
                          <pic:nvPicPr>
                            <pic:cNvPr id="152" name="Picture 152"/>
                            <pic:cNvPicPr>
                              <a:picLocks noChangeAspect="1"/>
                            </pic:cNvPicPr>
                          </pic:nvPicPr>
                          <pic:blipFill rotWithShape="1">
                            <a:blip r:embed="rId18"/>
                            <a:srcRect l="12715" t="11266" r="6944" b="3910"/>
                            <a:stretch/>
                          </pic:blipFill>
                          <pic:spPr>
                            <a:xfrm>
                              <a:off x="3546106" y="164925"/>
                              <a:ext cx="275572" cy="440575"/>
                            </a:xfrm>
                            <a:prstGeom prst="rect">
                              <a:avLst/>
                            </a:prstGeom>
                          </pic:spPr>
                        </pic:pic>
                        <pic:pic xmlns:pic="http://schemas.openxmlformats.org/drawingml/2006/picture">
                          <pic:nvPicPr>
                            <pic:cNvPr id="153" name="Picture 153"/>
                            <pic:cNvPicPr>
                              <a:picLocks noChangeAspect="1"/>
                            </pic:cNvPicPr>
                          </pic:nvPicPr>
                          <pic:blipFill rotWithShape="1">
                            <a:blip r:embed="rId18"/>
                            <a:srcRect l="12715" t="11266" r="6944" b="3910"/>
                            <a:stretch/>
                          </pic:blipFill>
                          <pic:spPr>
                            <a:xfrm>
                              <a:off x="3796626" y="770425"/>
                              <a:ext cx="275572" cy="440575"/>
                            </a:xfrm>
                            <a:prstGeom prst="rect">
                              <a:avLst/>
                            </a:prstGeom>
                          </pic:spPr>
                        </pic:pic>
                        <pic:pic xmlns:pic="http://schemas.openxmlformats.org/drawingml/2006/picture">
                          <pic:nvPicPr>
                            <pic:cNvPr id="154" name="Picture 154"/>
                            <pic:cNvPicPr>
                              <a:picLocks noChangeAspect="1"/>
                            </pic:cNvPicPr>
                          </pic:nvPicPr>
                          <pic:blipFill rotWithShape="1">
                            <a:blip r:embed="rId18"/>
                            <a:srcRect l="12715" t="11266" r="6944" b="3910"/>
                            <a:stretch/>
                          </pic:blipFill>
                          <pic:spPr>
                            <a:xfrm>
                              <a:off x="3878469" y="1254766"/>
                              <a:ext cx="275572" cy="440575"/>
                            </a:xfrm>
                            <a:prstGeom prst="rect">
                              <a:avLst/>
                            </a:prstGeom>
                          </pic:spPr>
                        </pic:pic>
                        <pic:pic xmlns:pic="http://schemas.openxmlformats.org/drawingml/2006/picture">
                          <pic:nvPicPr>
                            <pic:cNvPr id="155" name="Picture 155"/>
                            <pic:cNvPicPr>
                              <a:picLocks noChangeAspect="1"/>
                            </pic:cNvPicPr>
                          </pic:nvPicPr>
                          <pic:blipFill rotWithShape="1">
                            <a:blip r:embed="rId18"/>
                            <a:srcRect l="12715" t="11266" r="6944" b="3910"/>
                            <a:stretch/>
                          </pic:blipFill>
                          <pic:spPr>
                            <a:xfrm>
                              <a:off x="3207904" y="1615003"/>
                              <a:ext cx="275572" cy="440575"/>
                            </a:xfrm>
                            <a:prstGeom prst="rect">
                              <a:avLst/>
                            </a:prstGeom>
                          </pic:spPr>
                        </pic:pic>
                        <pic:pic xmlns:pic="http://schemas.openxmlformats.org/drawingml/2006/picture">
                          <pic:nvPicPr>
                            <pic:cNvPr id="156" name="Picture 156"/>
                            <pic:cNvPicPr>
                              <a:picLocks noChangeAspect="1"/>
                            </pic:cNvPicPr>
                          </pic:nvPicPr>
                          <pic:blipFill rotWithShape="1">
                            <a:blip r:embed="rId18"/>
                            <a:srcRect l="12715" t="11266" r="6944" b="3910"/>
                            <a:stretch/>
                          </pic:blipFill>
                          <pic:spPr>
                            <a:xfrm>
                              <a:off x="2572322" y="2139388"/>
                              <a:ext cx="275572" cy="440575"/>
                            </a:xfrm>
                            <a:prstGeom prst="rect">
                              <a:avLst/>
                            </a:prstGeom>
                          </pic:spPr>
                        </pic:pic>
                        <pic:pic xmlns:pic="http://schemas.openxmlformats.org/drawingml/2006/picture">
                          <pic:nvPicPr>
                            <pic:cNvPr id="157" name="Picture 157"/>
                            <pic:cNvPicPr>
                              <a:picLocks noChangeAspect="1"/>
                            </pic:cNvPicPr>
                          </pic:nvPicPr>
                          <pic:blipFill rotWithShape="1">
                            <a:blip r:embed="rId18"/>
                            <a:srcRect l="12715" t="11266" r="6944" b="3910"/>
                            <a:stretch/>
                          </pic:blipFill>
                          <pic:spPr>
                            <a:xfrm>
                              <a:off x="982137" y="1698813"/>
                              <a:ext cx="275572" cy="440575"/>
                            </a:xfrm>
                            <a:prstGeom prst="rect">
                              <a:avLst/>
                            </a:prstGeom>
                          </pic:spPr>
                        </pic:pic>
                        <pic:pic xmlns:pic="http://schemas.openxmlformats.org/drawingml/2006/picture">
                          <pic:nvPicPr>
                            <pic:cNvPr id="158" name="Picture 158"/>
                            <pic:cNvPicPr>
                              <a:picLocks noChangeAspect="1"/>
                            </pic:cNvPicPr>
                          </pic:nvPicPr>
                          <pic:blipFill rotWithShape="1">
                            <a:blip r:embed="rId18"/>
                            <a:srcRect l="12715" t="11266" r="6944" b="3910"/>
                            <a:stretch/>
                          </pic:blipFill>
                          <pic:spPr>
                            <a:xfrm>
                              <a:off x="1391630" y="2055578"/>
                              <a:ext cx="275572" cy="440575"/>
                            </a:xfrm>
                            <a:prstGeom prst="rect">
                              <a:avLst/>
                            </a:prstGeom>
                          </pic:spPr>
                        </pic:pic>
                        <pic:pic xmlns:pic="http://schemas.openxmlformats.org/drawingml/2006/picture">
                          <pic:nvPicPr>
                            <pic:cNvPr id="159" name="Picture 159"/>
                            <pic:cNvPicPr>
                              <a:picLocks noChangeAspect="1"/>
                            </pic:cNvPicPr>
                          </pic:nvPicPr>
                          <pic:blipFill rotWithShape="1">
                            <a:blip r:embed="rId18"/>
                            <a:srcRect l="12715" t="11266" r="6944" b="3910"/>
                            <a:stretch/>
                          </pic:blipFill>
                          <pic:spPr>
                            <a:xfrm>
                              <a:off x="1361684" y="1244553"/>
                              <a:ext cx="275572" cy="440575"/>
                            </a:xfrm>
                            <a:prstGeom prst="rect">
                              <a:avLst/>
                            </a:prstGeom>
                          </pic:spPr>
                        </pic:pic>
                        <pic:pic xmlns:pic="http://schemas.openxmlformats.org/drawingml/2006/picture">
                          <pic:nvPicPr>
                            <pic:cNvPr id="160" name="Picture 160"/>
                            <pic:cNvPicPr>
                              <a:picLocks noChangeAspect="1"/>
                            </pic:cNvPicPr>
                          </pic:nvPicPr>
                          <pic:blipFill rotWithShape="1">
                            <a:blip r:embed="rId18"/>
                            <a:srcRect l="12715" t="11266" r="6944" b="3910"/>
                            <a:stretch/>
                          </pic:blipFill>
                          <pic:spPr>
                            <a:xfrm>
                              <a:off x="1905247" y="1548498"/>
                              <a:ext cx="275572" cy="440575"/>
                            </a:xfrm>
                            <a:prstGeom prst="rect">
                              <a:avLst/>
                            </a:prstGeom>
                          </pic:spPr>
                        </pic:pic>
                        <pic:pic xmlns:pic="http://schemas.openxmlformats.org/drawingml/2006/picture">
                          <pic:nvPicPr>
                            <pic:cNvPr id="161" name="Picture 161"/>
                            <pic:cNvPicPr>
                              <a:picLocks noChangeAspect="1"/>
                            </pic:cNvPicPr>
                          </pic:nvPicPr>
                          <pic:blipFill rotWithShape="1">
                            <a:blip r:embed="rId18"/>
                            <a:srcRect l="12715" t="11266" r="6944" b="3910"/>
                            <a:stretch/>
                          </pic:blipFill>
                          <pic:spPr>
                            <a:xfrm>
                              <a:off x="1579571" y="2866603"/>
                              <a:ext cx="275572" cy="440575"/>
                            </a:xfrm>
                            <a:prstGeom prst="rect">
                              <a:avLst/>
                            </a:prstGeom>
                          </pic:spPr>
                        </pic:pic>
                        <pic:pic xmlns:pic="http://schemas.openxmlformats.org/drawingml/2006/picture">
                          <pic:nvPicPr>
                            <pic:cNvPr id="162" name="Picture 162"/>
                            <pic:cNvPicPr>
                              <a:picLocks noChangeAspect="1"/>
                            </pic:cNvPicPr>
                          </pic:nvPicPr>
                          <pic:blipFill rotWithShape="1">
                            <a:blip r:embed="rId18"/>
                            <a:srcRect l="12715" t="11266" r="6944" b="3910"/>
                            <a:stretch/>
                          </pic:blipFill>
                          <pic:spPr>
                            <a:xfrm>
                              <a:off x="2043033" y="3762674"/>
                              <a:ext cx="275572" cy="440575"/>
                            </a:xfrm>
                            <a:prstGeom prst="rect">
                              <a:avLst/>
                            </a:prstGeom>
                          </pic:spPr>
                        </pic:pic>
                        <pic:pic xmlns:pic="http://schemas.openxmlformats.org/drawingml/2006/picture">
                          <pic:nvPicPr>
                            <pic:cNvPr id="163" name="Picture 163"/>
                            <pic:cNvPicPr>
                              <a:picLocks noChangeAspect="1"/>
                            </pic:cNvPicPr>
                          </pic:nvPicPr>
                          <pic:blipFill rotWithShape="1">
                            <a:blip r:embed="rId18"/>
                            <a:srcRect l="12715" t="11266" r="6944" b="3910"/>
                            <a:stretch/>
                          </pic:blipFill>
                          <pic:spPr>
                            <a:xfrm>
                              <a:off x="2572322" y="3424975"/>
                              <a:ext cx="275572" cy="440575"/>
                            </a:xfrm>
                            <a:prstGeom prst="rect">
                              <a:avLst/>
                            </a:prstGeom>
                          </pic:spPr>
                        </pic:pic>
                        <pic:pic xmlns:pic="http://schemas.openxmlformats.org/drawingml/2006/picture">
                          <pic:nvPicPr>
                            <pic:cNvPr id="164" name="Picture 164"/>
                            <pic:cNvPicPr>
                              <a:picLocks noChangeAspect="1"/>
                            </pic:cNvPicPr>
                          </pic:nvPicPr>
                          <pic:blipFill rotWithShape="1">
                            <a:blip r:embed="rId18"/>
                            <a:srcRect l="12715" t="11266" r="6944" b="3910"/>
                            <a:stretch/>
                          </pic:blipFill>
                          <pic:spPr>
                            <a:xfrm>
                              <a:off x="4573240" y="4411249"/>
                              <a:ext cx="275572" cy="440575"/>
                            </a:xfrm>
                            <a:prstGeom prst="rect">
                              <a:avLst/>
                            </a:prstGeom>
                          </pic:spPr>
                        </pic:pic>
                        <pic:pic xmlns:pic="http://schemas.openxmlformats.org/drawingml/2006/picture">
                          <pic:nvPicPr>
                            <pic:cNvPr id="165" name="Picture 165"/>
                            <pic:cNvPicPr>
                              <a:picLocks noChangeAspect="1"/>
                            </pic:cNvPicPr>
                          </pic:nvPicPr>
                          <pic:blipFill rotWithShape="1">
                            <a:blip r:embed="rId18"/>
                            <a:srcRect l="12715" t="11266" r="6944" b="3910"/>
                            <a:stretch/>
                          </pic:blipFill>
                          <pic:spPr>
                            <a:xfrm>
                              <a:off x="2572322" y="6240049"/>
                              <a:ext cx="275572" cy="440575"/>
                            </a:xfrm>
                            <a:prstGeom prst="rect">
                              <a:avLst/>
                            </a:prstGeom>
                          </pic:spPr>
                        </pic:pic>
                        <pic:pic xmlns:pic="http://schemas.openxmlformats.org/drawingml/2006/picture">
                          <pic:nvPicPr>
                            <pic:cNvPr id="166" name="Picture 166"/>
                            <pic:cNvPicPr>
                              <a:picLocks noChangeAspect="1"/>
                            </pic:cNvPicPr>
                          </pic:nvPicPr>
                          <pic:blipFill rotWithShape="1">
                            <a:blip r:embed="rId18"/>
                            <a:srcRect l="12715" t="11266" r="6944" b="3910"/>
                            <a:stretch/>
                          </pic:blipFill>
                          <pic:spPr>
                            <a:xfrm>
                              <a:off x="1253844" y="3603858"/>
                              <a:ext cx="275572" cy="440575"/>
                            </a:xfrm>
                            <a:prstGeom prst="rect">
                              <a:avLst/>
                            </a:prstGeom>
                          </pic:spPr>
                        </pic:pic>
                      </wpg:grpSp>
                      <wps:wsp>
                        <wps:cNvPr id="167" name="Freeform 167"/>
                        <wps:cNvSpPr/>
                        <wps:spPr>
                          <a:xfrm>
                            <a:off x="581837" y="546219"/>
                            <a:ext cx="2232615" cy="1460711"/>
                          </a:xfrm>
                          <a:custGeom>
                            <a:avLst/>
                            <a:gdLst>
                              <a:gd name="connsiteX0" fmla="*/ 0 w 2066307"/>
                              <a:gd name="connsiteY0" fmla="*/ 0 h 1413164"/>
                              <a:gd name="connsiteX1" fmla="*/ 1045029 w 2066307"/>
                              <a:gd name="connsiteY1" fmla="*/ 629392 h 1413164"/>
                              <a:gd name="connsiteX2" fmla="*/ 2066307 w 2066307"/>
                              <a:gd name="connsiteY2" fmla="*/ 1413164 h 1413164"/>
                            </a:gdLst>
                            <a:ahLst/>
                            <a:cxnLst>
                              <a:cxn ang="0">
                                <a:pos x="connsiteX0" y="connsiteY0"/>
                              </a:cxn>
                              <a:cxn ang="0">
                                <a:pos x="connsiteX1" y="connsiteY1"/>
                              </a:cxn>
                              <a:cxn ang="0">
                                <a:pos x="connsiteX2" y="connsiteY2"/>
                              </a:cxn>
                            </a:cxnLst>
                            <a:rect l="l" t="t" r="r" b="b"/>
                            <a:pathLst>
                              <a:path w="2066307" h="1413164">
                                <a:moveTo>
                                  <a:pt x="0" y="0"/>
                                </a:moveTo>
                                <a:cubicBezTo>
                                  <a:pt x="350322" y="196932"/>
                                  <a:pt x="700645" y="393865"/>
                                  <a:pt x="1045029" y="629392"/>
                                </a:cubicBezTo>
                                <a:cubicBezTo>
                                  <a:pt x="1389413" y="864919"/>
                                  <a:pt x="1850572" y="1304307"/>
                                  <a:pt x="2066307" y="1413164"/>
                                </a:cubicBezTo>
                              </a:path>
                            </a:pathLst>
                          </a:custGeom>
                          <a:noFill/>
                          <a:ln w="1905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Freeform 168"/>
                        <wps:cNvSpPr/>
                        <wps:spPr>
                          <a:xfrm flipV="1">
                            <a:off x="106876" y="2021537"/>
                            <a:ext cx="2755075" cy="83127"/>
                          </a:xfrm>
                          <a:custGeom>
                            <a:avLst/>
                            <a:gdLst>
                              <a:gd name="connsiteX0" fmla="*/ 0 w 2066307"/>
                              <a:gd name="connsiteY0" fmla="*/ 0 h 1413164"/>
                              <a:gd name="connsiteX1" fmla="*/ 1045029 w 2066307"/>
                              <a:gd name="connsiteY1" fmla="*/ 629392 h 1413164"/>
                              <a:gd name="connsiteX2" fmla="*/ 2066307 w 2066307"/>
                              <a:gd name="connsiteY2" fmla="*/ 1413164 h 1413164"/>
                            </a:gdLst>
                            <a:ahLst/>
                            <a:cxnLst>
                              <a:cxn ang="0">
                                <a:pos x="connsiteX0" y="connsiteY0"/>
                              </a:cxn>
                              <a:cxn ang="0">
                                <a:pos x="connsiteX1" y="connsiteY1"/>
                              </a:cxn>
                              <a:cxn ang="0">
                                <a:pos x="connsiteX2" y="connsiteY2"/>
                              </a:cxn>
                            </a:cxnLst>
                            <a:rect l="l" t="t" r="r" b="b"/>
                            <a:pathLst>
                              <a:path w="2066307" h="1413164">
                                <a:moveTo>
                                  <a:pt x="0" y="0"/>
                                </a:moveTo>
                                <a:cubicBezTo>
                                  <a:pt x="350322" y="196932"/>
                                  <a:pt x="700645" y="393865"/>
                                  <a:pt x="1045029" y="629392"/>
                                </a:cubicBezTo>
                                <a:cubicBezTo>
                                  <a:pt x="1389413" y="864919"/>
                                  <a:pt x="1850572" y="1304307"/>
                                  <a:pt x="2066307" y="1413164"/>
                                </a:cubicBezTo>
                              </a:path>
                            </a:pathLst>
                          </a:custGeom>
                          <a:noFill/>
                          <a:ln w="1905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EE0B4D" id="Group 149" o:spid="_x0000_s1026" style="position:absolute;margin-left:160.8pt;margin-top:1.15pt;width:218.9pt;height:307.55pt;z-index:251685888;mso-width-relative:margin;mso-height-relative:margin" coordsize="30044,41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">
                <v:group id="Group 4" o:spid="_x0000_s1027" style="position:absolute;width:30044;height:41919" coordsize="54202,68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shape id="Picture 151" o:spid="_x0000_s1028" type="#_x0000_t75" style="position:absolute;width:54202;height:685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6L+9XDAAAA3AAAAA8AAABkcnMvZG93bnJldi54bWxET9tKw0AQfRf6D8sUfLObVCwl7TaklqIi&#10;CL18wJCdJiHZ2Zjd5vL3riD4NodznW06mkb01LnKsoJ4EYEgzq2uuFBwvRyf1iCcR9bYWCYFEzlI&#10;d7OHLSbaDnyi/uwLEULYJaig9L5NpHR5SQbdwrbEgbvZzqAPsCuk7nAI4aaRyyhaSYMVh4YSW3ot&#10;Ka/Pd6Ng//Z9k8VhNUxfcfbhL3X/+bzulXqcj9kGhKfR/4v/3O86zH+J4feZcIHc/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ov71cMAAADcAAAADwAAAAAAAAAAAAAAAACf&#10;AgAAZHJzL2Rvd25yZXYueG1sUEsFBgAAAAAEAAQA9wAAAI8DAAAAAA==&#10;">
                    <v:imagedata r:id="rId19" o:title=""/>
                    <v:path arrowok="t"/>
                  </v:shape>
                  <v:shape id="Picture 152" o:spid="_x0000_s1029" type="#_x0000_t75" style="position:absolute;left:35461;top:1649;width:2755;height:44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L5tLEAAAA3AAAAA8AAABkcnMvZG93bnJldi54bWxET01rwkAQvRf6H5YpeCl1U1tbjdmIWAo9&#10;CYlKr0N2TGKzsyG7NfHfu4LgbR7vc5LlYBpxos7VlhW8jiMQxIXVNZcKdtvvlxkI55E1NpZJwZkc&#10;LNPHhwRjbXvO6JT7UoQQdjEqqLxvYyldUZFBN7YtceAOtjPoA+xKqTvsQ7hp5CSKPqTBmkNDhS2t&#10;Kyr+8n+jIHt+O/wW77w/z8t1nsmvTX/83Cg1ehpWCxCeBn8X39w/OsyfTuD6TLhAph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OL5tLEAAAA3AAAAA8AAAAAAAAAAAAAAAAA&#10;nwIAAGRycy9kb3ducmV2LnhtbFBLBQYAAAAABAAEAPcAAACQAwAAAAA=&#10;">
                    <v:imagedata r:id="rId20" o:title="" croptop="7383f" cropbottom="2562f" cropleft="8333f" cropright="4551f"/>
                    <v:path arrowok="t"/>
                  </v:shape>
                  <v:shape id="Picture 153" o:spid="_x0000_s1030" type="#_x0000_t75" style="position:absolute;left:37966;top:7704;width:2755;height:44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HQ0nEAAAA3AAAAA8AAABkcnMvZG93bnJldi54bWxET0trwkAQvhf6H5Yp9FLqpj5ajdmIKIIn&#10;IVHpdciOSWx2NmS3Jv77bqHQ23x8z0lWg2nEjTpXW1bwNopAEBdW11wqOB13r3MQziNrbCyTgjs5&#10;WKWPDwnG2vac0S33pQgh7GJUUHnfxlK6oiKDbmRb4sBdbGfQB9iVUnfYh3DTyHEUvUuDNYeGClva&#10;VFR85d9GQfYyuXwWUz7fF+Umz+T20F8/Dko9Pw3rJQhPg/8X/7n3OsyfTeD3mXCBT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zHQ0nEAAAA3AAAAA8AAAAAAAAAAAAAAAAA&#10;nwIAAGRycy9kb3ducmV2LnhtbFBLBQYAAAAABAAEAPcAAACQAwAAAAA=&#10;">
                    <v:imagedata r:id="rId20" o:title="" croptop="7383f" cropbottom="2562f" cropleft="8333f" cropright="4551f"/>
                    <v:path arrowok="t"/>
                  </v:shape>
                  <v:shape id="Picture 154" o:spid="_x0000_s1031" type="#_x0000_t75" style="position:absolute;left:38784;top:12547;width:2756;height:44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u2z3EAAAA3AAAAA8AAABkcnMvZG93bnJldi54bWxET0trwkAQvhf6H5Yp9FLqpj5ajdmIKAVP&#10;QqLS65Adk9jsbMhuTfz3bqHQ23x8z0lWg2nElTpXW1bwNopAEBdW11wqOB4+X+cgnEfW2FgmBTdy&#10;sEofHxKMte05o2vuSxFC2MWooPK+jaV0RUUG3ci2xIE7286gD7Arpe6wD+GmkeMoepcGaw4NFba0&#10;qaj4zn+Mguxlcv4qpny6LcpNnsntvr987JV6fhrWSxCeBv8v/nPvdJg/m8LvM+ECmd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Mu2z3EAAAA3AAAAA8AAAAAAAAAAAAAAAAA&#10;nwIAAGRycy9kb3ducmV2LnhtbFBLBQYAAAAABAAEAPcAAACQAwAAAAA=&#10;">
                    <v:imagedata r:id="rId20" o:title="" croptop="7383f" cropbottom="2562f" cropleft="8333f" cropright="4551f"/>
                    <v:path arrowok="t"/>
                  </v:shape>
                  <v:shape id="Picture 155" o:spid="_x0000_s1032" type="#_x0000_t75" style="position:absolute;left:32079;top:16150;width:2755;height:44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ifqbDAAAA3AAAAA8AAABkcnMvZG93bnJldi54bWxET01rwkAQvQv9D8sIXkQ3tdra1FWKUvAk&#10;JLV4HbJjEpudDdnVxH/vCoK3ebzPWaw6U4kLNa60rOB1HIEgzqwuOVew//0ZzUE4j6yxskwKruRg&#10;tXzpLTDWtuWELqnPRQhhF6OCwvs6ltJlBRl0Y1sTB+5oG4M+wCaXusE2hJtKTqLoXRosOTQUWNO6&#10;oOw/PRsFyfDteMim/Hf9zNdpIje79vSxU2rQ776/QHjq/FP8cG91mD+bwf2ZcIFc3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GJ+psMAAADcAAAADwAAAAAAAAAAAAAAAACf&#10;AgAAZHJzL2Rvd25yZXYueG1sUEsFBgAAAAAEAAQA9wAAAI8DAAAAAA==&#10;">
                    <v:imagedata r:id="rId20" o:title="" croptop="7383f" cropbottom="2562f" cropleft="8333f" cropright="4551f"/>
                    <v:path arrowok="t"/>
                  </v:shape>
                  <v:shape id="Picture 156" o:spid="_x0000_s1033" type="#_x0000_t75" style="position:absolute;left:25723;top:21393;width:2755;height:44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w4NHDAAAA3AAAAA8AAABkcnMvZG93bnJldi54bWxET01rwkAQvQv9D8sIXqRuaq3a1FWKUvAk&#10;JK14HbJjEpudDdnVxH/vCoK3ebzPWaw6U4kLNa60rOBtFIEgzqwuOVfw9/vzOgfhPLLGyjIpuJKD&#10;1fKlt8BY25YTuqQ+FyGEXYwKCu/rWEqXFWTQjWxNHLijbQz6AJtc6gbbEG4qOY6iqTRYcmgosKZ1&#10;Qdl/ejYKkuH78ZBNeH/9zNdpIje79jTbKTXod99fIDx1/il+uLc6zP+Ywv2ZcIFc3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LDg0cMAAADcAAAADwAAAAAAAAAAAAAAAACf&#10;AgAAZHJzL2Rvd25yZXYueG1sUEsFBgAAAAAEAAQA9wAAAI8DAAAAAA==&#10;">
                    <v:imagedata r:id="rId20" o:title="" croptop="7383f" cropbottom="2562f" cropleft="8333f" cropright="4551f"/>
                    <v:path arrowok="t"/>
                  </v:shape>
                  <v:shape id="Picture 157" o:spid="_x0000_s1034" type="#_x0000_t75" style="position:absolute;left:9821;top:16988;width:2756;height:44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8RUrDAAAA3AAAAA8AAABkcnMvZG93bnJldi54bWxET0uLwjAQvgv+hzDCXkTTffiqRllcFvYk&#10;tCpeh2Zsq82kNFlb/70RFvY2H99zVpvOVOJGjSstK3gdRyCIM6tLzhUc9t+jOQjnkTVWlknBnRxs&#10;1v3eCmNtW07olvpchBB2MSoovK9jKV1WkEE3tjVx4M62MegDbHKpG2xDuKnkWxRNpcGSQ0OBNW0L&#10;yq7pr1GQDN/Pp+yDj/dFvk0T+bVrL7OdUi+D7nMJwlPn/8V/7h8d5k9m8HwmXCD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xFSsMAAADcAAAADwAAAAAAAAAAAAAAAACf&#10;AgAAZHJzL2Rvd25yZXYueG1sUEsFBgAAAAAEAAQA9wAAAI8DAAAAAA==&#10;">
                    <v:imagedata r:id="rId20" o:title="" croptop="7383f" cropbottom="2562f" cropleft="8333f" cropright="4551f"/>
                    <v:path arrowok="t"/>
                  </v:shape>
                  <v:shape id="Picture 158" o:spid="_x0000_s1035" type="#_x0000_t75" style="position:absolute;left:13916;top:20555;width:2756;height:44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j0TjGAAAA3AAAAA8AAABkcnMvZG93bnJldi54bWxEj0FrwkAQhe9C/8MyBS9SN7W11egqRSn0&#10;JCRt8TpkxyRtdjZkVxP/fedQ8DbDe/PeN+vt4Bp1oS7Ung08ThNQxIW3NZcGvj7fHxagQkS22Hgm&#10;A1cKsN3cjdaYWt9zRpc8lkpCOKRooIqxTbUORUUOw9S3xKKdfOcwytqV2nbYS7hr9CxJXrTDmqWh&#10;wpZ2FRW/+dkZyCZPp2PxzN/XZbnLM70/9D+vB2PG98PbClSkId7M/9cfVvDnQivPyAR68w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mPROMYAAADcAAAADwAAAAAAAAAAAAAA&#10;AACfAgAAZHJzL2Rvd25yZXYueG1sUEsFBgAAAAAEAAQA9wAAAJIDAAAAAA==&#10;">
                    <v:imagedata r:id="rId20" o:title="" croptop="7383f" cropbottom="2562f" cropleft="8333f" cropright="4551f"/>
                    <v:path arrowok="t"/>
                  </v:shape>
                  <v:shape id="Picture 159" o:spid="_x0000_s1036" type="#_x0000_t75" style="position:absolute;left:13616;top:12445;width:2756;height:44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vdKPEAAAA3AAAAA8AAABkcnMvZG93bnJldi54bWxET0trwkAQvhf6H5YReil1Y62txqwiFqEn&#10;IVHpdchOHjY7G7JbE/+9KxR6m4/vOcl6MI24UOdqywom4wgEcW51zaWC42H3MgfhPLLGxjIpuJKD&#10;9erxIcFY255TumS+FCGEXYwKKu/bWEqXV2TQjW1LHLjCdgZ9gF0pdYd9CDeNfI2id2mw5tBQYUvb&#10;ivKf7NcoSJ+nxXf+xqfrotxmqfzc9+ePvVJPo2GzBOFp8P/iP/eXDvNnC7g/Ey6Qq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0vdKPEAAAA3AAAAA8AAAAAAAAAAAAAAAAA&#10;nwIAAGRycy9kb3ducmV2LnhtbFBLBQYAAAAABAAEAPcAAACQAwAAAAA=&#10;">
                    <v:imagedata r:id="rId20" o:title="" croptop="7383f" cropbottom="2562f" cropleft="8333f" cropright="4551f"/>
                    <v:path arrowok="t"/>
                  </v:shape>
                  <v:shape id="Picture 160" o:spid="_x0000_s1037" type="#_x0000_t75" style="position:absolute;left:19052;top:15484;width:2756;height:44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5F4PGAAAA3AAAAA8AAABkcnMvZG93bnJldi54bWxEj0FrwkAQhe8F/8MyQi9FN21FbeoqxVLw&#10;JCRVvA7ZMUmbnQ3ZrYn/3jkIvc3w3rz3zWozuEZdqAu1ZwPP0wQUceFtzaWBw/fXZAkqRGSLjWcy&#10;cKUAm/XoYYWp9T1ndMljqSSEQ4oGqhjbVOtQVOQwTH1LLNrZdw6jrF2pbYe9hLtGvyTJXDusWRoq&#10;bGlbUfGb/zkD2dPr+VTM+Hh9K7d5pj/3/c9ib8zjePh4BxVpiP/m+/XOCv5c8OUZmUCv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nkXg8YAAADcAAAADwAAAAAAAAAAAAAA&#10;AACfAgAAZHJzL2Rvd25yZXYueG1sUEsFBgAAAAAEAAQA9wAAAJIDAAAAAA==&#10;">
                    <v:imagedata r:id="rId20" o:title="" croptop="7383f" cropbottom="2562f" cropleft="8333f" cropright="4551f"/>
                    <v:path arrowok="t"/>
                  </v:shape>
                  <v:shape id="Picture 161" o:spid="_x0000_s1038" type="#_x0000_t75" style="position:absolute;left:15795;top:28666;width:2756;height:44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1shjDAAAA3AAAAA8AAABkcnMvZG93bnJldi54bWxET0trwkAQvgv+h2WEXkQ3tsVHdBVRCj0J&#10;iYrXITsm0exsyK4m/vtuodDbfHzPWW06U4knNa60rGAyjkAQZ1aXnCs4Hb9GcxDOI2usLJOCFznY&#10;rPu9FcbatpzQM/W5CCHsYlRQeF/HUrqsIINubGviwF1tY9AH2ORSN9iGcFPJ9yiaSoMlh4YCa9oV&#10;lN3Th1GQDD+ul+yTz69FvksTuT+0t9lBqbdBt12C8NT5f/Gf+1uH+dMJ/D4TLpDr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TWyGMMAAADcAAAADwAAAAAAAAAAAAAAAACf&#10;AgAAZHJzL2Rvd25yZXYueG1sUEsFBgAAAAAEAAQA9wAAAI8DAAAAAA==&#10;">
                    <v:imagedata r:id="rId20" o:title="" croptop="7383f" cropbottom="2562f" cropleft="8333f" cropright="4551f"/>
                    <v:path arrowok="t"/>
                  </v:shape>
                  <v:shape id="Picture 162" o:spid="_x0000_s1039" type="#_x0000_t75" style="position:absolute;left:20430;top:37626;width:2756;height:44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3nLG/EAAAA3AAAAA8AAABkcnMvZG93bnJldi54bWxET01rwkAQvRf6H5YpeClm0yjapq4iKYIn&#10;IWlLr0N2TNJmZ0N2a+K/dwXB2zze56w2o2nFiXrXWFbwEsUgiEurG64UfH3upq8gnEfW2FomBWdy&#10;sFk/Pqww1XbgnE6Fr0QIYZeigtr7LpXSlTUZdJHtiAN3tL1BH2BfSd3jEMJNK5M4XkiDDYeGGjvK&#10;air/in+jIH+eHX/KOX+f36qsyOXHYfhdHpSaPI3bdxCeRn8X39x7HeYvErg+Ey6Q6w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3nLG/EAAAA3AAAAA8AAAAAAAAAAAAAAAAA&#10;nwIAAGRycy9kb3ducmV2LnhtbFBLBQYAAAAABAAEAPcAAACQAwAAAAA=&#10;">
                    <v:imagedata r:id="rId20" o:title="" croptop="7383f" cropbottom="2562f" cropleft="8333f" cropright="4551f"/>
                    <v:path arrowok="t"/>
                  </v:shape>
                  <v:shape id="Picture 163" o:spid="_x0000_s1040" type="#_x0000_t75" style="position:absolute;left:25723;top:34249;width:2755;height:44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rifTEAAAA3AAAAA8AAABkcnMvZG93bnJldi54bWxET01rwkAQvRf8D8sUeilmYxVto6uUlEJP&#10;QqKl1yE7JrHZ2ZDdJvHfdwXB2zze52x2o2lET52rLSuYRTEI4sLqmksFx8Pn9BWE88gaG8uk4EIO&#10;dtvJwwYTbQfOqM99KUIIuwQVVN63iZSuqMigi2xLHLiT7Qz6ALtS6g6HEG4a+RLHS2mw5tBQYUtp&#10;RcVv/mcUZM/z00+x4O/LW5nmmfzYD+fVXqmnx/F9DcLT6O/im/tLh/nLOVyfCRfI7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KrifTEAAAA3AAAAA8AAAAAAAAAAAAAAAAA&#10;nwIAAGRycy9kb3ducmV2LnhtbFBLBQYAAAAABAAEAPcAAACQAwAAAAA=&#10;">
                    <v:imagedata r:id="rId20" o:title="" croptop="7383f" cropbottom="2562f" cropleft="8333f" cropright="4551f"/>
                    <v:path arrowok="t"/>
                  </v:shape>
                  <v:shape id="Picture 164" o:spid="_x0000_s1041" type="#_x0000_t75" style="position:absolute;left:45732;top:44112;width:2756;height:44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CEYDEAAAA3AAAAA8AAABkcnMvZG93bnJldi54bWxET0trwkAQvhf6H5YpeClm01Z8pG5CUYSe&#10;hKQVr0N2TNJmZ0N2NfHfdwuCt/n4nrPORtOKC/WusazgJYpBEJdWN1wp+P7aTZcgnEfW2FomBVdy&#10;kKWPD2tMtB04p0vhKxFC2CWooPa+S6R0ZU0GXWQ74sCdbG/QB9hXUvc4hHDTytc4nkuDDYeGGjva&#10;1FT+FmejIH9+Ox3LGR+uq2pT5HK7H34We6UmT+PHOwhPo7+Lb+5PHebPZ/D/TLhAp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1CEYDEAAAA3AAAAA8AAAAAAAAAAAAAAAAA&#10;nwIAAGRycy9kb3ducmV2LnhtbFBLBQYAAAAABAAEAPcAAACQAwAAAAA=&#10;">
                    <v:imagedata r:id="rId20" o:title="" croptop="7383f" cropbottom="2562f" cropleft="8333f" cropright="4551f"/>
                    <v:path arrowok="t"/>
                  </v:shape>
                  <v:shape id="Picture 165" o:spid="_x0000_s1042" type="#_x0000_t75" style="position:absolute;left:25723;top:62400;width:2755;height:44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OtBvDAAAA3AAAAA8AAABkcnMvZG93bnJldi54bWxET01rwkAQvQv9D8sIXqRuaq3a1FWKUvAk&#10;JK14HbJjEpudDdnVxH/vCoK3ebzPWaw6U4kLNa60rOBtFIEgzqwuOVfw9/vzOgfhPLLGyjIpuJKD&#10;1fKlt8BY25YTuqQ+FyGEXYwKCu/rWEqXFWTQjWxNHLijbQz6AJtc6gbbEG4qOY6iqTRYcmgosKZ1&#10;Qdl/ejYKkuH78ZBNeH/9zNdpIje79jTbKTXod99fIDx1/il+uLc6zJ9+wP2ZcIFc3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g60G8MAAADcAAAADwAAAAAAAAAAAAAAAACf&#10;AgAAZHJzL2Rvd25yZXYueG1sUEsFBgAAAAAEAAQA9wAAAI8DAAAAAA==&#10;">
                    <v:imagedata r:id="rId20" o:title="" croptop="7383f" cropbottom="2562f" cropleft="8333f" cropright="4551f"/>
                    <v:path arrowok="t"/>
                  </v:shape>
                  <v:shape id="Picture 166" o:spid="_x0000_s1043" type="#_x0000_t75" style="position:absolute;left:12538;top:36038;width:2756;height:44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cKmzDAAAA3AAAAA8AAABkcnMvZG93bnJldi54bWxET01rwkAQvQv+h2WEXqRubEus0VVEKfQk&#10;JFp6HbJjEs3Ohuxq4r/vFgRv83ifs1z3phY3al1lWcF0EoEgzq2uuFBwPHy9foJwHlljbZkU3MnB&#10;ejUcLDHRtuOUbpkvRAhhl6CC0vsmkdLlJRl0E9sQB+5kW4M+wLaQusUuhJtavkVRLA1WHBpKbGhb&#10;Un7JrkZBOn4//eYf/HOfF9sslbt9d57tlXoZ9ZsFCE+9f4of7m8d5scx/D8TLpCr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twqbMMAAADcAAAADwAAAAAAAAAAAAAAAACf&#10;AgAAZHJzL2Rvd25yZXYueG1sUEsFBgAAAAAEAAQA9wAAAI8DAAAAAA==&#10;">
                    <v:imagedata r:id="rId20" o:title="" croptop="7383f" cropbottom="2562f" cropleft="8333f" cropright="4551f"/>
                    <v:path arrowok="t"/>
                  </v:shape>
                </v:group>
                <v:shape id="Freeform 167" o:spid="_x0000_s1044" style="position:absolute;left:5818;top:5462;width:22326;height:14607;visibility:visible;mso-wrap-style:square;v-text-anchor:middle" coordsize="2066307,141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t9QMIA&#10;AADcAAAADwAAAGRycy9kb3ducmV2LnhtbERPTWvCQBC9F/wPywje6qYe0iZ1lcZSKPRiowePQ3ZM&#10;QrOzYXdj4r/vCoK3ebzPWW8n04kLOd9aVvCyTEAQV1a3XCs4Hr6e30D4gKyxs0wKruRhu5k9rTHX&#10;duRfupShFjGEfY4KmhD6XEpfNWTQL21PHLmzdQZDhK6W2uEYw00nV0mSSoMtx4YGe9o1VP2Vg1Ew&#10;/gyDM+UpzbqickWWTfvzZ6HUYj59vIMINIWH+O7+1nF++gq3Z+IFcvM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31AwgAAANwAAAAPAAAAAAAAAAAAAAAAAJgCAABkcnMvZG93&#10;bnJldi54bWxQSwUGAAAAAAQABAD1AAAAhwMAAAAA&#10;" path="m,c350322,196932,700645,393865,1045029,629392v344384,235527,805543,674915,1021278,783772e" filled="f" strokecolor="#4472c4" strokeweight="1.5pt">
                  <v:stroke joinstyle="miter"/>
                  <v:path arrowok="t" o:connecttype="custom" o:connectlocs="0,0;1129139,650568;2232615,1460711" o:connectangles="0,0,0"/>
                </v:shape>
                <v:shape id="Freeform 168" o:spid="_x0000_s1045" style="position:absolute;left:1068;top:20215;width:27551;height:831;flip:y;visibility:visible;mso-wrap-style:square;v-text-anchor:middle" coordsize="2066307,141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tzAsUA&#10;AADcAAAADwAAAGRycy9kb3ducmV2LnhtbESPQWsCMRCF70L/Q5hCL6JZK9hla5RSKPQmuoXS27AZ&#10;N0s3kyWJuvrrnUOhtxnem/e+WW9H36szxdQFNrCYF6CIm2A7bg181R+zElTKyBb7wGTgSgm2m4fJ&#10;GisbLryn8yG3SkI4VWjA5TxUWqfGkcc0DwOxaMcQPWZZY6ttxIuE+14/F8VKe+xYGhwO9O6o+T2c&#10;vIHbD32f6nibLssiLBe1e+l2ZTTm6XF8ewWVacz/5r/rTyv4K6GVZ2QCv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u3MCxQAAANwAAAAPAAAAAAAAAAAAAAAAAJgCAABkcnMv&#10;ZG93bnJldi54bWxQSwUGAAAAAAQABAD1AAAAigMAAAAA&#10;" path="m,c350322,196932,700645,393865,1045029,629392v344384,235527,805543,674915,1021278,783772e" filled="f" strokecolor="#4472c4" strokeweight="1.5pt">
                  <v:stroke joinstyle="miter"/>
                  <v:path arrowok="t" o:connecttype="custom" o:connectlocs="0,0;1393371,37023;2755075,83127" o:connectangles="0,0,0"/>
                </v:shape>
              </v:group>
            </w:pict>
          </mc:Fallback>
        </mc:AlternateContent>
      </w: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r w:rsidRPr="00BD7037">
        <w:rPr>
          <w:rFonts w:ascii="Times New Roman" w:eastAsia="Cambria" w:hAnsi="Times New Roman" w:cs="Times New Roman"/>
          <w:noProof/>
          <w:sz w:val="24"/>
          <w:szCs w:val="36"/>
        </w:rPr>
        <mc:AlternateContent>
          <mc:Choice Requires="wps">
            <w:drawing>
              <wp:anchor distT="0" distB="0" distL="114300" distR="114300" simplePos="0" relativeHeight="251687936" behindDoc="0" locked="0" layoutInCell="1" allowOverlap="1" wp14:anchorId="717D78E1" wp14:editId="759352EF">
                <wp:simplePos x="0" y="0"/>
                <wp:positionH relativeFrom="margin">
                  <wp:posOffset>1899285</wp:posOffset>
                </wp:positionH>
                <wp:positionV relativeFrom="paragraph">
                  <wp:posOffset>134620</wp:posOffset>
                </wp:positionV>
                <wp:extent cx="3251835" cy="396240"/>
                <wp:effectExtent l="0" t="0" r="0" b="3810"/>
                <wp:wrapNone/>
                <wp:docPr id="58" name="Text Box 58"/>
                <wp:cNvGraphicFramePr/>
                <a:graphic xmlns:a="http://schemas.openxmlformats.org/drawingml/2006/main">
                  <a:graphicData uri="http://schemas.microsoft.com/office/word/2010/wordprocessingShape">
                    <wps:wsp>
                      <wps:cNvSpPr txBox="1"/>
                      <wps:spPr>
                        <a:xfrm>
                          <a:off x="0" y="0"/>
                          <a:ext cx="3251835" cy="396240"/>
                        </a:xfrm>
                        <a:prstGeom prst="rect">
                          <a:avLst/>
                        </a:prstGeom>
                        <a:noFill/>
                        <a:ln w="6350">
                          <a:noFill/>
                        </a:ln>
                        <a:effectLst/>
                      </wps:spPr>
                      <wps:txbx>
                        <w:txbxContent>
                          <w:p w:rsidR="00BD7037" w:rsidRPr="005F21A7" w:rsidRDefault="00BD7037" w:rsidP="00BD7037">
                            <w:pPr>
                              <w:jc w:val="center"/>
                              <w:rPr>
                                <w:rFonts w:ascii="Times New Roman" w:hAnsi="Times New Roman" w:cs="Times New Roman"/>
                                <w:sz w:val="24"/>
                                <w:szCs w:val="24"/>
                              </w:rPr>
                            </w:pPr>
                            <w:r w:rsidRPr="005F21A7">
                              <w:rPr>
                                <w:rFonts w:ascii="Times New Roman" w:hAnsi="Times New Roman" w:cs="Times New Roman"/>
                                <w:sz w:val="24"/>
                                <w:szCs w:val="24"/>
                              </w:rPr>
                              <w:t xml:space="preserve">Figure </w:t>
                            </w:r>
                            <w:r>
                              <w:rPr>
                                <w:rFonts w:ascii="Times New Roman" w:hAnsi="Times New Roman" w:cs="Times New Roman"/>
                                <w:sz w:val="24"/>
                                <w:szCs w:val="24"/>
                              </w:rPr>
                              <w:t>3.7.3.1.1</w:t>
                            </w:r>
                            <w:r>
                              <w:rPr>
                                <w:rFonts w:ascii="Times New Roman" w:hAnsi="Times New Roman" w:cs="Times New Roman"/>
                                <w:sz w:val="24"/>
                                <w:szCs w:val="24"/>
                              </w:rPr>
                              <w:t>: The stations based on 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7D78E1" id="Text Box 58" o:spid="_x0000_s1028" type="#_x0000_t202" style="position:absolute;left:0;text-align:left;margin-left:149.55pt;margin-top:10.6pt;width:256.05pt;height:31.2pt;z-index:2516879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" filled="f" stroked="f" strokeweight=".5pt">
                <v:textbox>
                  <w:txbxContent>
                    <w:p w:rsidR="00BD7037" w:rsidRPr="005F21A7" w:rsidRDefault="00BD7037" w:rsidP="00BD7037">
                      <w:pPr>
                        <w:jc w:val="center"/>
                        <w:rPr>
                          <w:rFonts w:ascii="Times New Roman" w:hAnsi="Times New Roman" w:cs="Times New Roman"/>
                          <w:sz w:val="24"/>
                          <w:szCs w:val="24"/>
                        </w:rPr>
                      </w:pPr>
                      <w:r w:rsidRPr="005F21A7">
                        <w:rPr>
                          <w:rFonts w:ascii="Times New Roman" w:hAnsi="Times New Roman" w:cs="Times New Roman"/>
                          <w:sz w:val="24"/>
                          <w:szCs w:val="24"/>
                        </w:rPr>
                        <w:t xml:space="preserve">Figure </w:t>
                      </w:r>
                      <w:r>
                        <w:rPr>
                          <w:rFonts w:ascii="Times New Roman" w:hAnsi="Times New Roman" w:cs="Times New Roman"/>
                          <w:sz w:val="24"/>
                          <w:szCs w:val="24"/>
                        </w:rPr>
                        <w:t>3.7.3.1.1</w:t>
                      </w:r>
                      <w:r>
                        <w:rPr>
                          <w:rFonts w:ascii="Times New Roman" w:hAnsi="Times New Roman" w:cs="Times New Roman"/>
                          <w:sz w:val="24"/>
                          <w:szCs w:val="24"/>
                        </w:rPr>
                        <w:t>: The stations based on location.</w:t>
                      </w:r>
                    </w:p>
                  </w:txbxContent>
                </v:textbox>
                <w10:wrap anchorx="margin"/>
              </v:shape>
            </w:pict>
          </mc:Fallback>
        </mc:AlternateContent>
      </w: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The station locations are plotted on the map with 15 predicted locations. It is based on the faculties and the colleges location which has the higher population compared to every other location in the campus. The region is separated with blue lines, into northern, central and southern region. Membership function is plotted as below.</w:t>
      </w: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r w:rsidRPr="00BD7037">
        <w:rPr>
          <w:rFonts w:ascii="Times New Roman" w:eastAsia="Cambria" w:hAnsi="Times New Roman" w:cs="Times New Roman"/>
          <w:noProof/>
          <w:sz w:val="24"/>
          <w:szCs w:val="36"/>
        </w:rPr>
        <w:drawing>
          <wp:anchor distT="0" distB="0" distL="114300" distR="114300" simplePos="0" relativeHeight="251686912" behindDoc="1" locked="0" layoutInCell="1" allowOverlap="1" wp14:anchorId="2FE19D20" wp14:editId="7D55A9AA">
            <wp:simplePos x="0" y="0"/>
            <wp:positionH relativeFrom="column">
              <wp:posOffset>1935629</wp:posOffset>
            </wp:positionH>
            <wp:positionV relativeFrom="paragraph">
              <wp:posOffset>15050</wp:posOffset>
            </wp:positionV>
            <wp:extent cx="3645535" cy="2576195"/>
            <wp:effectExtent l="0" t="0" r="0" b="0"/>
            <wp:wrapTight wrapText="bothSides">
              <wp:wrapPolygon edited="0">
                <wp:start x="0" y="0"/>
                <wp:lineTo x="0" y="21403"/>
                <wp:lineTo x="21446" y="21403"/>
                <wp:lineTo x="21446" y="0"/>
                <wp:lineTo x="0" y="0"/>
              </wp:wrapPolygon>
            </wp:wrapTight>
            <wp:docPr id="1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1">
                      <a:extLst>
                        <a:ext uri="{28A0092B-C50C-407E-A947-70E740481C1C}">
                          <a14:useLocalDpi xmlns:a14="http://schemas.microsoft.com/office/drawing/2010/main" val="0"/>
                        </a:ext>
                      </a:extLst>
                    </a:blip>
                    <a:srcRect t="9460" b="7448"/>
                    <a:stretch/>
                  </pic:blipFill>
                  <pic:spPr>
                    <a:xfrm>
                      <a:off x="0" y="0"/>
                      <a:ext cx="3645535" cy="2576195"/>
                    </a:xfrm>
                    <a:prstGeom prst="rect">
                      <a:avLst/>
                    </a:prstGeom>
                  </pic:spPr>
                </pic:pic>
              </a:graphicData>
            </a:graphic>
            <wp14:sizeRelH relativeFrom="page">
              <wp14:pctWidth>0</wp14:pctWidth>
            </wp14:sizeRelH>
            <wp14:sizeRelV relativeFrom="page">
              <wp14:pctHeight>0</wp14:pctHeight>
            </wp14:sizeRelV>
          </wp:anchor>
        </w:drawing>
      </w: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r w:rsidRPr="00BD7037">
        <w:rPr>
          <w:rFonts w:ascii="Times New Roman" w:eastAsia="Cambria" w:hAnsi="Times New Roman" w:cs="Times New Roman"/>
          <w:noProof/>
          <w:sz w:val="24"/>
          <w:szCs w:val="36"/>
        </w:rPr>
        <mc:AlternateContent>
          <mc:Choice Requires="wps">
            <w:drawing>
              <wp:anchor distT="0" distB="0" distL="114300" distR="114300" simplePos="0" relativeHeight="251688960" behindDoc="0" locked="0" layoutInCell="1" allowOverlap="1" wp14:anchorId="5A5AE52E" wp14:editId="6C16EA74">
                <wp:simplePos x="0" y="0"/>
                <wp:positionH relativeFrom="margin">
                  <wp:posOffset>1857376</wp:posOffset>
                </wp:positionH>
                <wp:positionV relativeFrom="paragraph">
                  <wp:posOffset>38735</wp:posOffset>
                </wp:positionV>
                <wp:extent cx="3566160" cy="396815"/>
                <wp:effectExtent l="0" t="0" r="0" b="3810"/>
                <wp:wrapNone/>
                <wp:docPr id="59" name="Text Box 59"/>
                <wp:cNvGraphicFramePr/>
                <a:graphic xmlns:a="http://schemas.openxmlformats.org/drawingml/2006/main">
                  <a:graphicData uri="http://schemas.microsoft.com/office/word/2010/wordprocessingShape">
                    <wps:wsp>
                      <wps:cNvSpPr txBox="1"/>
                      <wps:spPr>
                        <a:xfrm>
                          <a:off x="0" y="0"/>
                          <a:ext cx="3566160" cy="396815"/>
                        </a:xfrm>
                        <a:prstGeom prst="rect">
                          <a:avLst/>
                        </a:prstGeom>
                        <a:noFill/>
                        <a:ln w="6350">
                          <a:noFill/>
                        </a:ln>
                        <a:effectLst/>
                      </wps:spPr>
                      <wps:txbx>
                        <w:txbxContent>
                          <w:p w:rsidR="00BD7037" w:rsidRPr="005F21A7" w:rsidRDefault="00782E53" w:rsidP="00BD7037">
                            <w:pPr>
                              <w:jc w:val="center"/>
                              <w:rPr>
                                <w:rFonts w:ascii="Times New Roman" w:hAnsi="Times New Roman" w:cs="Times New Roman"/>
                                <w:sz w:val="24"/>
                                <w:szCs w:val="24"/>
                              </w:rPr>
                            </w:pPr>
                            <w:r>
                              <w:rPr>
                                <w:rFonts w:ascii="Times New Roman" w:hAnsi="Times New Roman" w:cs="Times New Roman"/>
                                <w:sz w:val="24"/>
                                <w:szCs w:val="24"/>
                              </w:rPr>
                              <w:t>Figure 3.7.3.1.2</w:t>
                            </w:r>
                            <w:r w:rsidR="00BD7037">
                              <w:rPr>
                                <w:rFonts w:ascii="Times New Roman" w:hAnsi="Times New Roman" w:cs="Times New Roman"/>
                                <w:sz w:val="24"/>
                                <w:szCs w:val="24"/>
                              </w:rPr>
                              <w:t>: Membership function of 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5AE52E" id="Text Box 59" o:spid="_x0000_s1029" type="#_x0000_t202" style="position:absolute;left:0;text-align:left;margin-left:146.25pt;margin-top:3.05pt;width:280.8pt;height:31.25pt;z-index:25168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" filled="f" stroked="f" strokeweight=".5pt">
                <v:textbox>
                  <w:txbxContent>
                    <w:p w:rsidR="00BD7037" w:rsidRPr="005F21A7" w:rsidRDefault="00782E53" w:rsidP="00BD7037">
                      <w:pPr>
                        <w:jc w:val="center"/>
                        <w:rPr>
                          <w:rFonts w:ascii="Times New Roman" w:hAnsi="Times New Roman" w:cs="Times New Roman"/>
                          <w:sz w:val="24"/>
                          <w:szCs w:val="24"/>
                        </w:rPr>
                      </w:pPr>
                      <w:r>
                        <w:rPr>
                          <w:rFonts w:ascii="Times New Roman" w:hAnsi="Times New Roman" w:cs="Times New Roman"/>
                          <w:sz w:val="24"/>
                          <w:szCs w:val="24"/>
                        </w:rPr>
                        <w:t>Figure 3.7.3.1.2</w:t>
                      </w:r>
                      <w:r w:rsidR="00BD7037">
                        <w:rPr>
                          <w:rFonts w:ascii="Times New Roman" w:hAnsi="Times New Roman" w:cs="Times New Roman"/>
                          <w:sz w:val="24"/>
                          <w:szCs w:val="24"/>
                        </w:rPr>
                        <w:t>: Membership function of location.</w:t>
                      </w:r>
                    </w:p>
                  </w:txbxContent>
                </v:textbox>
                <w10:wrap anchorx="margin"/>
              </v:shape>
            </w:pict>
          </mc:Fallback>
        </mc:AlternateContent>
      </w: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numPr>
          <w:ilvl w:val="0"/>
          <w:numId w:val="6"/>
        </w:numPr>
        <w:spacing w:line="360" w:lineRule="auto"/>
        <w:ind w:left="2580"/>
        <w:contextualSpacing/>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Population of station</w:t>
      </w:r>
    </w:p>
    <w:p w:rsidR="00BD7037" w:rsidRPr="00BD7037" w:rsidRDefault="00BD7037" w:rsidP="00BD7037">
      <w:pPr>
        <w:spacing w:line="360" w:lineRule="auto"/>
        <w:ind w:left="2220"/>
        <w:jc w:val="both"/>
        <w:rPr>
          <w:rFonts w:ascii="Times New Roman" w:eastAsia="Cambria" w:hAnsi="Times New Roman" w:cs="Times New Roman"/>
          <w:sz w:val="24"/>
          <w:szCs w:val="36"/>
          <w:lang w:eastAsia="en-US"/>
        </w:rPr>
      </w:pPr>
      <w:r w:rsidRPr="00BD7037">
        <w:rPr>
          <w:rFonts w:ascii="Times New Roman" w:eastAsia="Cambria" w:hAnsi="Times New Roman" w:cs="Times New Roman"/>
          <w:noProof/>
          <w:sz w:val="24"/>
          <w:szCs w:val="36"/>
        </w:rPr>
        <w:lastRenderedPageBreak/>
        <w:drawing>
          <wp:anchor distT="0" distB="0" distL="114300" distR="114300" simplePos="0" relativeHeight="251689984" behindDoc="1" locked="0" layoutInCell="1" allowOverlap="1" wp14:anchorId="462D4EB0" wp14:editId="53309B2A">
            <wp:simplePos x="0" y="0"/>
            <wp:positionH relativeFrom="margin">
              <wp:posOffset>1828800</wp:posOffset>
            </wp:positionH>
            <wp:positionV relativeFrom="paragraph">
              <wp:posOffset>772160</wp:posOffset>
            </wp:positionV>
            <wp:extent cx="3382010" cy="2418080"/>
            <wp:effectExtent l="0" t="0" r="8890" b="1270"/>
            <wp:wrapTight wrapText="bothSides">
              <wp:wrapPolygon edited="0">
                <wp:start x="0" y="0"/>
                <wp:lineTo x="0" y="21441"/>
                <wp:lineTo x="21535" y="21441"/>
                <wp:lineTo x="21535" y="0"/>
                <wp:lineTo x="0" y="0"/>
              </wp:wrapPolygon>
            </wp:wrapTight>
            <wp:docPr id="1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2">
                      <a:extLst>
                        <a:ext uri="{28A0092B-C50C-407E-A947-70E740481C1C}">
                          <a14:useLocalDpi xmlns:a14="http://schemas.microsoft.com/office/drawing/2010/main" val="0"/>
                        </a:ext>
                      </a:extLst>
                    </a:blip>
                    <a:srcRect t="8744" b="7167"/>
                    <a:stretch/>
                  </pic:blipFill>
                  <pic:spPr>
                    <a:xfrm>
                      <a:off x="0" y="0"/>
                      <a:ext cx="3382010" cy="2418080"/>
                    </a:xfrm>
                    <a:prstGeom prst="rect">
                      <a:avLst/>
                    </a:prstGeom>
                  </pic:spPr>
                </pic:pic>
              </a:graphicData>
            </a:graphic>
            <wp14:sizeRelH relativeFrom="page">
              <wp14:pctWidth>0</wp14:pctWidth>
            </wp14:sizeRelH>
            <wp14:sizeRelV relativeFrom="page">
              <wp14:pctHeight>0</wp14:pctHeight>
            </wp14:sizeRelV>
          </wp:anchor>
        </w:drawing>
      </w:r>
      <w:r w:rsidRPr="00BD7037">
        <w:rPr>
          <w:rFonts w:ascii="Times New Roman" w:eastAsia="Cambria" w:hAnsi="Times New Roman" w:cs="Times New Roman"/>
          <w:sz w:val="24"/>
          <w:szCs w:val="36"/>
          <w:lang w:eastAsia="en-US"/>
        </w:rPr>
        <w:t>The population of the station is predicted to have a sample size of 50 people per station. The number is then randomly generated for each stations, to find out the demand level. The membership function as below:</w:t>
      </w:r>
    </w:p>
    <w:p w:rsidR="00BD7037" w:rsidRPr="00BD7037" w:rsidRDefault="00BD7037" w:rsidP="00BD7037">
      <w:pPr>
        <w:spacing w:line="360" w:lineRule="auto"/>
        <w:ind w:left="222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22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22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22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22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22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220"/>
        <w:jc w:val="both"/>
        <w:rPr>
          <w:rFonts w:ascii="Times New Roman" w:eastAsia="Cambria" w:hAnsi="Times New Roman" w:cs="Times New Roman"/>
          <w:sz w:val="24"/>
          <w:szCs w:val="36"/>
          <w:lang w:eastAsia="en-US"/>
        </w:rPr>
      </w:pPr>
      <w:r w:rsidRPr="00BD7037">
        <w:rPr>
          <w:rFonts w:ascii="Times New Roman" w:eastAsia="Cambria" w:hAnsi="Times New Roman" w:cs="Times New Roman"/>
          <w:noProof/>
          <w:sz w:val="24"/>
          <w:szCs w:val="36"/>
        </w:rPr>
        <mc:AlternateContent>
          <mc:Choice Requires="wps">
            <w:drawing>
              <wp:anchor distT="0" distB="0" distL="114300" distR="114300" simplePos="0" relativeHeight="251691008" behindDoc="0" locked="0" layoutInCell="1" allowOverlap="1" wp14:anchorId="0ABD8350" wp14:editId="23633A81">
                <wp:simplePos x="0" y="0"/>
                <wp:positionH relativeFrom="margin">
                  <wp:posOffset>1759776</wp:posOffset>
                </wp:positionH>
                <wp:positionV relativeFrom="paragraph">
                  <wp:posOffset>93082</wp:posOffset>
                </wp:positionV>
                <wp:extent cx="3545457" cy="396815"/>
                <wp:effectExtent l="0" t="0" r="0" b="3810"/>
                <wp:wrapNone/>
                <wp:docPr id="61" name="Text Box 61"/>
                <wp:cNvGraphicFramePr/>
                <a:graphic xmlns:a="http://schemas.openxmlformats.org/drawingml/2006/main">
                  <a:graphicData uri="http://schemas.microsoft.com/office/word/2010/wordprocessingShape">
                    <wps:wsp>
                      <wps:cNvSpPr txBox="1"/>
                      <wps:spPr>
                        <a:xfrm>
                          <a:off x="0" y="0"/>
                          <a:ext cx="3545457" cy="396815"/>
                        </a:xfrm>
                        <a:prstGeom prst="rect">
                          <a:avLst/>
                        </a:prstGeom>
                        <a:noFill/>
                        <a:ln w="6350">
                          <a:noFill/>
                        </a:ln>
                        <a:effectLst/>
                      </wps:spPr>
                      <wps:txbx>
                        <w:txbxContent>
                          <w:p w:rsidR="00BD7037" w:rsidRPr="005F21A7" w:rsidRDefault="00782E53" w:rsidP="00BD7037">
                            <w:pPr>
                              <w:jc w:val="center"/>
                              <w:rPr>
                                <w:rFonts w:ascii="Times New Roman" w:hAnsi="Times New Roman" w:cs="Times New Roman"/>
                                <w:sz w:val="24"/>
                                <w:szCs w:val="24"/>
                              </w:rPr>
                            </w:pPr>
                            <w:r>
                              <w:rPr>
                                <w:rFonts w:ascii="Times New Roman" w:hAnsi="Times New Roman" w:cs="Times New Roman"/>
                                <w:sz w:val="24"/>
                                <w:szCs w:val="24"/>
                              </w:rPr>
                              <w:t>Figure 3.7.3.1.3</w:t>
                            </w:r>
                            <w:r w:rsidR="00BD7037">
                              <w:rPr>
                                <w:rFonts w:ascii="Times New Roman" w:hAnsi="Times New Roman" w:cs="Times New Roman"/>
                                <w:sz w:val="24"/>
                                <w:szCs w:val="24"/>
                              </w:rPr>
                              <w:t>: Membership function of population.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BD8350" id="Text Box 61" o:spid="_x0000_s1030" type="#_x0000_t202" style="position:absolute;left:0;text-align:left;margin-left:138.55pt;margin-top:7.35pt;width:279.15pt;height:31.25pt;z-index:25169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" filled="f" stroked="f" strokeweight=".5pt">
                <v:textbox>
                  <w:txbxContent>
                    <w:p w:rsidR="00BD7037" w:rsidRPr="005F21A7" w:rsidRDefault="00782E53" w:rsidP="00BD7037">
                      <w:pPr>
                        <w:jc w:val="center"/>
                        <w:rPr>
                          <w:rFonts w:ascii="Times New Roman" w:hAnsi="Times New Roman" w:cs="Times New Roman"/>
                          <w:sz w:val="24"/>
                          <w:szCs w:val="24"/>
                        </w:rPr>
                      </w:pPr>
                      <w:r>
                        <w:rPr>
                          <w:rFonts w:ascii="Times New Roman" w:hAnsi="Times New Roman" w:cs="Times New Roman"/>
                          <w:sz w:val="24"/>
                          <w:szCs w:val="24"/>
                        </w:rPr>
                        <w:t>Figure 3.7.3.1.3</w:t>
                      </w:r>
                      <w:r w:rsidR="00BD7037">
                        <w:rPr>
                          <w:rFonts w:ascii="Times New Roman" w:hAnsi="Times New Roman" w:cs="Times New Roman"/>
                          <w:sz w:val="24"/>
                          <w:szCs w:val="24"/>
                        </w:rPr>
                        <w:t>: Membership function of population.</w:t>
                      </w:r>
                    </w:p>
                  </w:txbxContent>
                </v:textbox>
                <w10:wrap anchorx="margin"/>
              </v:shape>
            </w:pict>
          </mc:Fallback>
        </mc:AlternateContent>
      </w:r>
    </w:p>
    <w:p w:rsidR="00BD7037" w:rsidRPr="00BD7037" w:rsidRDefault="00BD7037" w:rsidP="00BD7037">
      <w:pPr>
        <w:numPr>
          <w:ilvl w:val="0"/>
          <w:numId w:val="6"/>
        </w:numPr>
        <w:spacing w:line="360" w:lineRule="auto"/>
        <w:ind w:left="2580"/>
        <w:contextualSpacing/>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Time of travel</w:t>
      </w: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To ease the plotting of the membership function, the range of parameters used will be the full clock hour, which is from midnight until midnight (24 hours), and is further divided into 3 region for membership function plotting.</w:t>
      </w: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r w:rsidRPr="00BD7037">
        <w:rPr>
          <w:rFonts w:ascii="Times New Roman" w:eastAsia="Cambria" w:hAnsi="Times New Roman" w:cs="Times New Roman"/>
          <w:noProof/>
          <w:sz w:val="24"/>
          <w:szCs w:val="36"/>
        </w:rPr>
        <w:drawing>
          <wp:anchor distT="0" distB="0" distL="114300" distR="114300" simplePos="0" relativeHeight="251692032" behindDoc="1" locked="0" layoutInCell="1" allowOverlap="1" wp14:anchorId="30C8214F" wp14:editId="08B2A141">
            <wp:simplePos x="0" y="0"/>
            <wp:positionH relativeFrom="column">
              <wp:posOffset>1816117</wp:posOffset>
            </wp:positionH>
            <wp:positionV relativeFrom="paragraph">
              <wp:posOffset>99951</wp:posOffset>
            </wp:positionV>
            <wp:extent cx="3565442" cy="2456955"/>
            <wp:effectExtent l="0" t="0" r="0" b="635"/>
            <wp:wrapTight wrapText="bothSides">
              <wp:wrapPolygon edited="0">
                <wp:start x="0" y="0"/>
                <wp:lineTo x="0" y="21438"/>
                <wp:lineTo x="21469" y="21438"/>
                <wp:lineTo x="21469" y="0"/>
                <wp:lineTo x="0" y="0"/>
              </wp:wrapPolygon>
            </wp:wrapTight>
            <wp:docPr id="1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3">
                      <a:extLst>
                        <a:ext uri="{28A0092B-C50C-407E-A947-70E740481C1C}">
                          <a14:useLocalDpi xmlns:a14="http://schemas.microsoft.com/office/drawing/2010/main" val="0"/>
                        </a:ext>
                      </a:extLst>
                    </a:blip>
                    <a:srcRect t="11745" b="7222"/>
                    <a:stretch/>
                  </pic:blipFill>
                  <pic:spPr>
                    <a:xfrm>
                      <a:off x="0" y="0"/>
                      <a:ext cx="3565442" cy="2456955"/>
                    </a:xfrm>
                    <a:prstGeom prst="rect">
                      <a:avLst/>
                    </a:prstGeom>
                  </pic:spPr>
                </pic:pic>
              </a:graphicData>
            </a:graphic>
            <wp14:sizeRelH relativeFrom="page">
              <wp14:pctWidth>0</wp14:pctWidth>
            </wp14:sizeRelH>
            <wp14:sizeRelV relativeFrom="page">
              <wp14:pctHeight>0</wp14:pctHeight>
            </wp14:sizeRelV>
          </wp:anchor>
        </w:drawing>
      </w: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r w:rsidRPr="00BD7037">
        <w:rPr>
          <w:rFonts w:ascii="Times New Roman" w:eastAsia="Cambria" w:hAnsi="Times New Roman" w:cs="Times New Roman"/>
          <w:noProof/>
          <w:sz w:val="24"/>
          <w:szCs w:val="36"/>
        </w:rPr>
        <mc:AlternateContent>
          <mc:Choice Requires="wps">
            <w:drawing>
              <wp:anchor distT="0" distB="0" distL="114300" distR="114300" simplePos="0" relativeHeight="251693056" behindDoc="0" locked="0" layoutInCell="1" allowOverlap="1" wp14:anchorId="47E0EE04" wp14:editId="1B17DA29">
                <wp:simplePos x="0" y="0"/>
                <wp:positionH relativeFrom="margin">
                  <wp:posOffset>1863186</wp:posOffset>
                </wp:positionH>
                <wp:positionV relativeFrom="paragraph">
                  <wp:posOffset>7620</wp:posOffset>
                </wp:positionV>
                <wp:extent cx="3640347" cy="396815"/>
                <wp:effectExtent l="0" t="0" r="0" b="3810"/>
                <wp:wrapNone/>
                <wp:docPr id="63" name="Text Box 63"/>
                <wp:cNvGraphicFramePr/>
                <a:graphic xmlns:a="http://schemas.openxmlformats.org/drawingml/2006/main">
                  <a:graphicData uri="http://schemas.microsoft.com/office/word/2010/wordprocessingShape">
                    <wps:wsp>
                      <wps:cNvSpPr txBox="1"/>
                      <wps:spPr>
                        <a:xfrm>
                          <a:off x="0" y="0"/>
                          <a:ext cx="3640347" cy="396815"/>
                        </a:xfrm>
                        <a:prstGeom prst="rect">
                          <a:avLst/>
                        </a:prstGeom>
                        <a:noFill/>
                        <a:ln w="6350">
                          <a:noFill/>
                        </a:ln>
                        <a:effectLst/>
                      </wps:spPr>
                      <wps:txbx>
                        <w:txbxContent>
                          <w:p w:rsidR="00BD7037" w:rsidRPr="005F21A7" w:rsidRDefault="00782E53" w:rsidP="00BD7037">
                            <w:pPr>
                              <w:jc w:val="center"/>
                              <w:rPr>
                                <w:rFonts w:ascii="Times New Roman" w:hAnsi="Times New Roman" w:cs="Times New Roman"/>
                                <w:sz w:val="24"/>
                                <w:szCs w:val="24"/>
                              </w:rPr>
                            </w:pPr>
                            <w:r>
                              <w:rPr>
                                <w:rFonts w:ascii="Times New Roman" w:hAnsi="Times New Roman" w:cs="Times New Roman"/>
                                <w:sz w:val="24"/>
                                <w:szCs w:val="24"/>
                              </w:rPr>
                              <w:t>Figure 3.7.3.1</w:t>
                            </w:r>
                            <w:r w:rsidR="00BD7037">
                              <w:rPr>
                                <w:rFonts w:ascii="Times New Roman" w:hAnsi="Times New Roman" w:cs="Times New Roman"/>
                                <w:sz w:val="24"/>
                                <w:szCs w:val="24"/>
                              </w:rPr>
                              <w:t>.4: Membership function of time of travel.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E0EE04" id="Text Box 63" o:spid="_x0000_s1031" type="#_x0000_t202" style="position:absolute;left:0;text-align:left;margin-left:146.7pt;margin-top:.6pt;width:286.65pt;height:31.25pt;z-index:25169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" filled="f" stroked="f" strokeweight=".5pt">
                <v:textbox>
                  <w:txbxContent>
                    <w:p w:rsidR="00BD7037" w:rsidRPr="005F21A7" w:rsidRDefault="00782E53" w:rsidP="00BD7037">
                      <w:pPr>
                        <w:jc w:val="center"/>
                        <w:rPr>
                          <w:rFonts w:ascii="Times New Roman" w:hAnsi="Times New Roman" w:cs="Times New Roman"/>
                          <w:sz w:val="24"/>
                          <w:szCs w:val="24"/>
                        </w:rPr>
                      </w:pPr>
                      <w:r>
                        <w:rPr>
                          <w:rFonts w:ascii="Times New Roman" w:hAnsi="Times New Roman" w:cs="Times New Roman"/>
                          <w:sz w:val="24"/>
                          <w:szCs w:val="24"/>
                        </w:rPr>
                        <w:t>Figure 3.7.3.1</w:t>
                      </w:r>
                      <w:r w:rsidR="00BD7037">
                        <w:rPr>
                          <w:rFonts w:ascii="Times New Roman" w:hAnsi="Times New Roman" w:cs="Times New Roman"/>
                          <w:sz w:val="24"/>
                          <w:szCs w:val="24"/>
                        </w:rPr>
                        <w:t>.4: Membership function of time of travel.</w:t>
                      </w:r>
                    </w:p>
                  </w:txbxContent>
                </v:textbox>
                <w10:wrap anchorx="margin"/>
              </v:shape>
            </w:pict>
          </mc:Fallback>
        </mc:AlternateContent>
      </w: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numPr>
          <w:ilvl w:val="0"/>
          <w:numId w:val="6"/>
        </w:numPr>
        <w:spacing w:line="360" w:lineRule="auto"/>
        <w:ind w:left="2580"/>
        <w:contextualSpacing/>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Temperature of the day</w:t>
      </w:r>
      <w:r w:rsidR="00782E53" w:rsidRPr="00782E53">
        <w:rPr>
          <w:noProof/>
        </w:rPr>
        <w:t xml:space="preserve"> </w:t>
      </w: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lastRenderedPageBreak/>
        <w:t>The temperature of the day will have the parameters in between of 0 to 40℃. Although in Malaysia there is no temperature that below 16℃, the parameters are set to ease the plotting of membership function.</w:t>
      </w:r>
      <w:r w:rsidRPr="00BD7037">
        <w:rPr>
          <w:noProof/>
        </w:rPr>
        <w:t xml:space="preserve"> </w:t>
      </w:r>
    </w:p>
    <w:p w:rsidR="00BD7037" w:rsidRPr="00BD7037" w:rsidRDefault="00782E53" w:rsidP="00BD7037">
      <w:pPr>
        <w:spacing w:line="360" w:lineRule="auto"/>
        <w:ind w:left="1440"/>
        <w:jc w:val="both"/>
        <w:rPr>
          <w:rFonts w:ascii="Times New Roman" w:eastAsia="Cambria" w:hAnsi="Times New Roman" w:cs="Times New Roman"/>
          <w:sz w:val="24"/>
          <w:szCs w:val="36"/>
          <w:lang w:eastAsia="en-US"/>
        </w:rPr>
      </w:pPr>
      <w:r>
        <w:rPr>
          <w:noProof/>
        </w:rPr>
        <w:drawing>
          <wp:anchor distT="0" distB="0" distL="114300" distR="114300" simplePos="0" relativeHeight="251697152" behindDoc="1" locked="0" layoutInCell="1" allowOverlap="1" wp14:anchorId="03C489D9" wp14:editId="25E8F0A6">
            <wp:simplePos x="0" y="0"/>
            <wp:positionH relativeFrom="page">
              <wp:posOffset>3038475</wp:posOffset>
            </wp:positionH>
            <wp:positionV relativeFrom="paragraph">
              <wp:posOffset>15240</wp:posOffset>
            </wp:positionV>
            <wp:extent cx="2829560" cy="2406536"/>
            <wp:effectExtent l="0" t="0" r="8890" b="0"/>
            <wp:wrapTight wrapText="bothSides">
              <wp:wrapPolygon edited="0">
                <wp:start x="0" y="0"/>
                <wp:lineTo x="0" y="21378"/>
                <wp:lineTo x="21522" y="21378"/>
                <wp:lineTo x="21522" y="0"/>
                <wp:lineTo x="0" y="0"/>
              </wp:wrapPolygon>
            </wp:wrapTight>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29560" cy="2406536"/>
                    </a:xfrm>
                    <a:prstGeom prst="rect">
                      <a:avLst/>
                    </a:prstGeom>
                  </pic:spPr>
                </pic:pic>
              </a:graphicData>
            </a:graphic>
            <wp14:sizeRelH relativeFrom="page">
              <wp14:pctWidth>0</wp14:pctWidth>
            </wp14:sizeRelH>
            <wp14:sizeRelV relativeFrom="page">
              <wp14:pctHeight>0</wp14:pctHeight>
            </wp14:sizeRelV>
          </wp:anchor>
        </w:drawing>
      </w:r>
    </w:p>
    <w:p w:rsidR="00BD7037" w:rsidRPr="00BD7037" w:rsidRDefault="00BD7037" w:rsidP="00BD7037">
      <w:pPr>
        <w:spacing w:line="360" w:lineRule="auto"/>
        <w:ind w:left="720" w:firstLine="42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720" w:firstLine="42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720" w:firstLine="42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720" w:firstLine="42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720" w:firstLine="42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720" w:firstLine="420"/>
        <w:jc w:val="both"/>
        <w:rPr>
          <w:rFonts w:ascii="Times New Roman" w:eastAsia="Cambria" w:hAnsi="Times New Roman" w:cs="Times New Roman"/>
          <w:sz w:val="24"/>
          <w:szCs w:val="36"/>
          <w:lang w:eastAsia="en-US"/>
        </w:rPr>
      </w:pPr>
      <w:r w:rsidRPr="00BD7037">
        <w:rPr>
          <w:rFonts w:ascii="Times New Roman" w:eastAsia="Cambria" w:hAnsi="Times New Roman" w:cs="Times New Roman"/>
          <w:noProof/>
          <w:sz w:val="24"/>
          <w:szCs w:val="36"/>
        </w:rPr>
        <mc:AlternateContent>
          <mc:Choice Requires="wps">
            <w:drawing>
              <wp:anchor distT="0" distB="0" distL="114300" distR="114300" simplePos="0" relativeHeight="251695104" behindDoc="0" locked="0" layoutInCell="1" allowOverlap="1" wp14:anchorId="2DC852F4" wp14:editId="792314EF">
                <wp:simplePos x="0" y="0"/>
                <wp:positionH relativeFrom="margin">
                  <wp:posOffset>1802430</wp:posOffset>
                </wp:positionH>
                <wp:positionV relativeFrom="paragraph">
                  <wp:posOffset>306813</wp:posOffset>
                </wp:positionV>
                <wp:extent cx="3570881" cy="396815"/>
                <wp:effectExtent l="0" t="0" r="0" b="3810"/>
                <wp:wrapNone/>
                <wp:docPr id="65" name="Text Box 65"/>
                <wp:cNvGraphicFramePr/>
                <a:graphic xmlns:a="http://schemas.openxmlformats.org/drawingml/2006/main">
                  <a:graphicData uri="http://schemas.microsoft.com/office/word/2010/wordprocessingShape">
                    <wps:wsp>
                      <wps:cNvSpPr txBox="1"/>
                      <wps:spPr>
                        <a:xfrm>
                          <a:off x="0" y="0"/>
                          <a:ext cx="3570881" cy="396815"/>
                        </a:xfrm>
                        <a:prstGeom prst="rect">
                          <a:avLst/>
                        </a:prstGeom>
                        <a:noFill/>
                        <a:ln w="6350">
                          <a:noFill/>
                        </a:ln>
                        <a:effectLst/>
                      </wps:spPr>
                      <wps:txbx>
                        <w:txbxContent>
                          <w:p w:rsidR="00BD7037" w:rsidRPr="005F21A7" w:rsidRDefault="00782E53" w:rsidP="00BD7037">
                            <w:pPr>
                              <w:jc w:val="center"/>
                              <w:rPr>
                                <w:rFonts w:ascii="Times New Roman" w:hAnsi="Times New Roman" w:cs="Times New Roman"/>
                                <w:sz w:val="24"/>
                                <w:szCs w:val="24"/>
                              </w:rPr>
                            </w:pPr>
                            <w:r w:rsidRPr="00782E53">
                              <w:rPr>
                                <w:rFonts w:ascii="Times New Roman" w:hAnsi="Times New Roman" w:cs="Times New Roman"/>
                                <w:sz w:val="24"/>
                                <w:szCs w:val="24"/>
                              </w:rPr>
                              <w:t>Figure 3.7.3.1</w:t>
                            </w:r>
                            <w:r>
                              <w:rPr>
                                <w:rFonts w:ascii="Times New Roman" w:hAnsi="Times New Roman" w:cs="Times New Roman"/>
                                <w:sz w:val="24"/>
                                <w:szCs w:val="24"/>
                              </w:rPr>
                              <w:t>.</w:t>
                            </w:r>
                            <w:r w:rsidR="00BD7037">
                              <w:rPr>
                                <w:rFonts w:ascii="Times New Roman" w:hAnsi="Times New Roman" w:cs="Times New Roman"/>
                                <w:sz w:val="24"/>
                                <w:szCs w:val="24"/>
                              </w:rPr>
                              <w:t>5: Membership function of temperature.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C852F4" id="Text Box 65" o:spid="_x0000_s1032" type="#_x0000_t202" style="position:absolute;left:0;text-align:left;margin-left:141.9pt;margin-top:24.15pt;width:281.15pt;height:31.25pt;z-index:251695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" filled="f" stroked="f" strokeweight=".5pt">
                <v:textbox>
                  <w:txbxContent>
                    <w:p w:rsidR="00BD7037" w:rsidRPr="005F21A7" w:rsidRDefault="00782E53" w:rsidP="00BD7037">
                      <w:pPr>
                        <w:jc w:val="center"/>
                        <w:rPr>
                          <w:rFonts w:ascii="Times New Roman" w:hAnsi="Times New Roman" w:cs="Times New Roman"/>
                          <w:sz w:val="24"/>
                          <w:szCs w:val="24"/>
                        </w:rPr>
                      </w:pPr>
                      <w:r w:rsidRPr="00782E53">
                        <w:rPr>
                          <w:rFonts w:ascii="Times New Roman" w:hAnsi="Times New Roman" w:cs="Times New Roman"/>
                          <w:sz w:val="24"/>
                          <w:szCs w:val="24"/>
                        </w:rPr>
                        <w:t>Figure 3.7.3.1</w:t>
                      </w:r>
                      <w:r>
                        <w:rPr>
                          <w:rFonts w:ascii="Times New Roman" w:hAnsi="Times New Roman" w:cs="Times New Roman"/>
                          <w:sz w:val="24"/>
                          <w:szCs w:val="24"/>
                        </w:rPr>
                        <w:t>.</w:t>
                      </w:r>
                      <w:r w:rsidR="00BD7037">
                        <w:rPr>
                          <w:rFonts w:ascii="Times New Roman" w:hAnsi="Times New Roman" w:cs="Times New Roman"/>
                          <w:sz w:val="24"/>
                          <w:szCs w:val="24"/>
                        </w:rPr>
                        <w:t>5: Membership function of temperature.</w:t>
                      </w:r>
                    </w:p>
                  </w:txbxContent>
                </v:textbox>
                <w10:wrap anchorx="margin"/>
              </v:shape>
            </w:pict>
          </mc:Fallback>
        </mc:AlternateContent>
      </w:r>
    </w:p>
    <w:p w:rsidR="00782E53" w:rsidRDefault="00782E53" w:rsidP="00782E53">
      <w:pPr>
        <w:spacing w:line="360" w:lineRule="auto"/>
        <w:ind w:left="720" w:firstLine="720"/>
        <w:contextualSpacing/>
        <w:jc w:val="both"/>
        <w:rPr>
          <w:rFonts w:ascii="Times New Roman" w:eastAsia="Cambria" w:hAnsi="Times New Roman" w:cs="Times New Roman"/>
          <w:b/>
          <w:sz w:val="28"/>
          <w:szCs w:val="36"/>
          <w:lang w:eastAsia="en-US"/>
        </w:rPr>
      </w:pPr>
    </w:p>
    <w:p w:rsidR="00BD7037" w:rsidRPr="00BD7037" w:rsidRDefault="00782E53" w:rsidP="00782E53">
      <w:pPr>
        <w:spacing w:line="360" w:lineRule="auto"/>
        <w:ind w:left="720" w:firstLine="720"/>
        <w:contextualSpacing/>
        <w:jc w:val="both"/>
        <w:rPr>
          <w:rFonts w:ascii="Times New Roman" w:eastAsia="Cambria" w:hAnsi="Times New Roman" w:cs="Times New Roman"/>
          <w:sz w:val="24"/>
          <w:szCs w:val="36"/>
          <w:lang w:eastAsia="en-US"/>
        </w:rPr>
      </w:pPr>
      <w:r w:rsidRPr="00782E53">
        <w:rPr>
          <w:rFonts w:ascii="Times New Roman" w:eastAsia="Cambria" w:hAnsi="Times New Roman" w:cs="Times New Roman"/>
          <w:sz w:val="24"/>
          <w:szCs w:val="36"/>
          <w:lang w:eastAsia="en-US"/>
        </w:rPr>
        <w:t xml:space="preserve">3.7.3.2 </w:t>
      </w:r>
      <w:r w:rsidRPr="00BD7037">
        <w:rPr>
          <w:rFonts w:ascii="Times New Roman" w:eastAsia="Cambria" w:hAnsi="Times New Roman" w:cs="Times New Roman"/>
          <w:sz w:val="24"/>
          <w:szCs w:val="36"/>
          <w:lang w:eastAsia="en-US"/>
        </w:rPr>
        <w:t>Output</w:t>
      </w:r>
    </w:p>
    <w:p w:rsidR="00BD7037" w:rsidRPr="00BD7037" w:rsidRDefault="00BD7037" w:rsidP="00BD7037">
      <w:pPr>
        <w:spacing w:line="360" w:lineRule="auto"/>
        <w:ind w:left="2160"/>
        <w:jc w:val="both"/>
        <w:rPr>
          <w:rFonts w:ascii="Times New Roman" w:eastAsia="Cambria" w:hAnsi="Times New Roman" w:cs="Times New Roman"/>
          <w:sz w:val="24"/>
          <w:szCs w:val="36"/>
          <w:lang w:eastAsia="en-US"/>
        </w:rPr>
      </w:pPr>
      <w:r w:rsidRPr="00BD7037">
        <w:rPr>
          <w:rFonts w:ascii="Times New Roman" w:eastAsia="Cambria" w:hAnsi="Times New Roman" w:cs="Times New Roman"/>
          <w:noProof/>
          <w:sz w:val="24"/>
          <w:szCs w:val="36"/>
        </w:rPr>
        <w:drawing>
          <wp:anchor distT="0" distB="0" distL="114300" distR="114300" simplePos="0" relativeHeight="251684864" behindDoc="1" locked="0" layoutInCell="1" allowOverlap="1" wp14:anchorId="6B61A23A" wp14:editId="1B9971A6">
            <wp:simplePos x="0" y="0"/>
            <wp:positionH relativeFrom="margin">
              <wp:posOffset>1577280</wp:posOffset>
            </wp:positionH>
            <wp:positionV relativeFrom="paragraph">
              <wp:posOffset>474094</wp:posOffset>
            </wp:positionV>
            <wp:extent cx="4221480" cy="3000375"/>
            <wp:effectExtent l="0" t="0" r="7620" b="9525"/>
            <wp:wrapTight wrapText="bothSides">
              <wp:wrapPolygon edited="0">
                <wp:start x="0" y="0"/>
                <wp:lineTo x="0" y="21531"/>
                <wp:lineTo x="21542" y="21531"/>
                <wp:lineTo x="21542" y="0"/>
                <wp:lineTo x="0" y="0"/>
              </wp:wrapPolygon>
            </wp:wrapTight>
            <wp:docPr id="1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5">
                      <a:extLst>
                        <a:ext uri="{28A0092B-C50C-407E-A947-70E740481C1C}">
                          <a14:useLocalDpi xmlns:a14="http://schemas.microsoft.com/office/drawing/2010/main" val="0"/>
                        </a:ext>
                      </a:extLst>
                    </a:blip>
                    <a:srcRect t="9922" b="6498"/>
                    <a:stretch/>
                  </pic:blipFill>
                  <pic:spPr>
                    <a:xfrm>
                      <a:off x="0" y="0"/>
                      <a:ext cx="4221480" cy="3000375"/>
                    </a:xfrm>
                    <a:prstGeom prst="rect">
                      <a:avLst/>
                    </a:prstGeom>
                  </pic:spPr>
                </pic:pic>
              </a:graphicData>
            </a:graphic>
            <wp14:sizeRelH relativeFrom="page">
              <wp14:pctWidth>0</wp14:pctWidth>
            </wp14:sizeRelH>
            <wp14:sizeRelV relativeFrom="page">
              <wp14:pctHeight>0</wp14:pctHeight>
            </wp14:sizeRelV>
          </wp:anchor>
        </w:drawing>
      </w:r>
      <w:r w:rsidRPr="00BD7037">
        <w:rPr>
          <w:rFonts w:ascii="Times New Roman" w:eastAsia="Cambria" w:hAnsi="Times New Roman" w:cs="Times New Roman"/>
          <w:sz w:val="24"/>
          <w:szCs w:val="36"/>
          <w:lang w:eastAsia="en-US"/>
        </w:rPr>
        <w:t>The output of the fuzzy logic is set as the Station Level demand, with the scale of 0 to 10. The membership function is plotted.</w:t>
      </w:r>
    </w:p>
    <w:p w:rsidR="00BD7037" w:rsidRPr="00BD7037" w:rsidRDefault="00BD7037" w:rsidP="00BD7037">
      <w:pPr>
        <w:spacing w:line="360" w:lineRule="auto"/>
        <w:ind w:left="216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16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16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16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16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16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16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160"/>
        <w:jc w:val="both"/>
        <w:rPr>
          <w:rFonts w:ascii="Times New Roman" w:eastAsia="Cambria" w:hAnsi="Times New Roman" w:cs="Times New Roman"/>
          <w:sz w:val="24"/>
          <w:szCs w:val="36"/>
          <w:lang w:eastAsia="en-US"/>
        </w:rPr>
      </w:pPr>
      <w:r w:rsidRPr="00BD7037">
        <w:rPr>
          <w:rFonts w:ascii="Times New Roman" w:eastAsia="Cambria" w:hAnsi="Times New Roman" w:cs="Times New Roman"/>
          <w:noProof/>
          <w:sz w:val="24"/>
          <w:szCs w:val="36"/>
        </w:rPr>
        <mc:AlternateContent>
          <mc:Choice Requires="wps">
            <w:drawing>
              <wp:anchor distT="0" distB="0" distL="114300" distR="114300" simplePos="0" relativeHeight="251696128" behindDoc="0" locked="0" layoutInCell="1" allowOverlap="1" wp14:anchorId="68A9BA67" wp14:editId="5260FE19">
                <wp:simplePos x="0" y="0"/>
                <wp:positionH relativeFrom="margin">
                  <wp:posOffset>1992702</wp:posOffset>
                </wp:positionH>
                <wp:positionV relativeFrom="paragraph">
                  <wp:posOffset>329277</wp:posOffset>
                </wp:positionV>
                <wp:extent cx="3717362" cy="396815"/>
                <wp:effectExtent l="0" t="0" r="0" b="3810"/>
                <wp:wrapNone/>
                <wp:docPr id="71" name="Text Box 71"/>
                <wp:cNvGraphicFramePr/>
                <a:graphic xmlns:a="http://schemas.openxmlformats.org/drawingml/2006/main">
                  <a:graphicData uri="http://schemas.microsoft.com/office/word/2010/wordprocessingShape">
                    <wps:wsp>
                      <wps:cNvSpPr txBox="1"/>
                      <wps:spPr>
                        <a:xfrm>
                          <a:off x="0" y="0"/>
                          <a:ext cx="3717362" cy="396815"/>
                        </a:xfrm>
                        <a:prstGeom prst="rect">
                          <a:avLst/>
                        </a:prstGeom>
                        <a:noFill/>
                        <a:ln w="6350">
                          <a:noFill/>
                        </a:ln>
                        <a:effectLst/>
                      </wps:spPr>
                      <wps:txbx>
                        <w:txbxContent>
                          <w:p w:rsidR="00BD7037" w:rsidRPr="005F21A7" w:rsidRDefault="00BD7037" w:rsidP="00BD7037">
                            <w:pPr>
                              <w:jc w:val="center"/>
                              <w:rPr>
                                <w:rFonts w:ascii="Times New Roman" w:hAnsi="Times New Roman" w:cs="Times New Roman"/>
                                <w:sz w:val="24"/>
                                <w:szCs w:val="24"/>
                              </w:rPr>
                            </w:pPr>
                            <w:r w:rsidRPr="005F21A7">
                              <w:rPr>
                                <w:rFonts w:ascii="Times New Roman" w:hAnsi="Times New Roman" w:cs="Times New Roman"/>
                                <w:sz w:val="24"/>
                                <w:szCs w:val="24"/>
                              </w:rPr>
                              <w:t xml:space="preserve">Figure </w:t>
                            </w:r>
                            <w:r w:rsidR="00782E53">
                              <w:rPr>
                                <w:rFonts w:ascii="Times New Roman" w:hAnsi="Times New Roman" w:cs="Times New Roman"/>
                                <w:sz w:val="24"/>
                                <w:szCs w:val="24"/>
                              </w:rPr>
                              <w:t>3.7.3.2.1</w:t>
                            </w:r>
                            <w:r>
                              <w:rPr>
                                <w:rFonts w:ascii="Times New Roman" w:hAnsi="Times New Roman" w:cs="Times New Roman"/>
                                <w:sz w:val="24"/>
                                <w:szCs w:val="24"/>
                              </w:rPr>
                              <w:t>: Membership function of demand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A9BA67" id="Text Box 71" o:spid="_x0000_s1033" type="#_x0000_t202" style="position:absolute;left:0;text-align:left;margin-left:156.9pt;margin-top:25.95pt;width:292.7pt;height:31.25pt;z-index:25169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" filled="f" stroked="f" strokeweight=".5pt">
                <v:textbox>
                  <w:txbxContent>
                    <w:p w:rsidR="00BD7037" w:rsidRPr="005F21A7" w:rsidRDefault="00BD7037" w:rsidP="00BD7037">
                      <w:pPr>
                        <w:jc w:val="center"/>
                        <w:rPr>
                          <w:rFonts w:ascii="Times New Roman" w:hAnsi="Times New Roman" w:cs="Times New Roman"/>
                          <w:sz w:val="24"/>
                          <w:szCs w:val="24"/>
                        </w:rPr>
                      </w:pPr>
                      <w:r w:rsidRPr="005F21A7">
                        <w:rPr>
                          <w:rFonts w:ascii="Times New Roman" w:hAnsi="Times New Roman" w:cs="Times New Roman"/>
                          <w:sz w:val="24"/>
                          <w:szCs w:val="24"/>
                        </w:rPr>
                        <w:t xml:space="preserve">Figure </w:t>
                      </w:r>
                      <w:r w:rsidR="00782E53">
                        <w:rPr>
                          <w:rFonts w:ascii="Times New Roman" w:hAnsi="Times New Roman" w:cs="Times New Roman"/>
                          <w:sz w:val="24"/>
                          <w:szCs w:val="24"/>
                        </w:rPr>
                        <w:t>3.7.3.2.1</w:t>
                      </w:r>
                      <w:r>
                        <w:rPr>
                          <w:rFonts w:ascii="Times New Roman" w:hAnsi="Times New Roman" w:cs="Times New Roman"/>
                          <w:sz w:val="24"/>
                          <w:szCs w:val="24"/>
                        </w:rPr>
                        <w:t>: Membership function of demand level.</w:t>
                      </w:r>
                    </w:p>
                  </w:txbxContent>
                </v:textbox>
                <w10:wrap anchorx="margin"/>
              </v:shape>
            </w:pict>
          </mc:Fallback>
        </mc:AlternateContent>
      </w:r>
    </w:p>
    <w:p w:rsidR="00BD7037" w:rsidRPr="00BD7037" w:rsidRDefault="00BD7037" w:rsidP="00BD7037">
      <w:pPr>
        <w:spacing w:line="360" w:lineRule="auto"/>
        <w:ind w:left="216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160"/>
        <w:jc w:val="both"/>
        <w:rPr>
          <w:rFonts w:ascii="Times New Roman" w:eastAsia="Cambria" w:hAnsi="Times New Roman" w:cs="Times New Roman"/>
          <w:sz w:val="24"/>
          <w:szCs w:val="36"/>
          <w:lang w:eastAsia="en-US"/>
        </w:rPr>
      </w:pPr>
    </w:p>
    <w:p w:rsidR="00BD7037" w:rsidRPr="00BD7037" w:rsidRDefault="00782E53" w:rsidP="00782E53">
      <w:pPr>
        <w:spacing w:line="360" w:lineRule="auto"/>
        <w:ind w:left="1440"/>
        <w:contextualSpacing/>
        <w:jc w:val="both"/>
        <w:rPr>
          <w:rFonts w:ascii="Times New Roman" w:eastAsia="Cambria" w:hAnsi="Times New Roman" w:cs="Times New Roman"/>
          <w:sz w:val="24"/>
          <w:szCs w:val="36"/>
          <w:lang w:eastAsia="en-US"/>
        </w:rPr>
      </w:pPr>
      <w:r w:rsidRPr="00782E53">
        <w:rPr>
          <w:rFonts w:ascii="Times New Roman" w:eastAsia="Cambria" w:hAnsi="Times New Roman" w:cs="Times New Roman"/>
          <w:sz w:val="24"/>
          <w:szCs w:val="36"/>
          <w:lang w:eastAsia="en-US"/>
        </w:rPr>
        <w:lastRenderedPageBreak/>
        <w:t xml:space="preserve">3.7.3.3 </w:t>
      </w:r>
      <w:r w:rsidRPr="00BD7037">
        <w:rPr>
          <w:rFonts w:ascii="Times New Roman" w:eastAsia="Cambria" w:hAnsi="Times New Roman" w:cs="Times New Roman"/>
          <w:sz w:val="24"/>
          <w:szCs w:val="36"/>
          <w:lang w:eastAsia="en-US"/>
        </w:rPr>
        <w:t>Fuzzy Rules</w:t>
      </w:r>
    </w:p>
    <w:p w:rsidR="00BD7037" w:rsidRPr="00BD7037" w:rsidRDefault="00BD7037" w:rsidP="00BD7037">
      <w:pPr>
        <w:tabs>
          <w:tab w:val="left" w:pos="900"/>
          <w:tab w:val="left" w:pos="990"/>
          <w:tab w:val="left" w:pos="1080"/>
        </w:tabs>
        <w:spacing w:line="360" w:lineRule="auto"/>
        <w:ind w:left="1440"/>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ab/>
        <w:t>There is 3 cases of fuzzy rules to be set, to make sure that the demand level calculated will have high accuracy and consistency of data.</w:t>
      </w:r>
    </w:p>
    <w:p w:rsidR="00BD7037" w:rsidRPr="00BD7037" w:rsidRDefault="00BD7037" w:rsidP="00BD7037">
      <w:pPr>
        <w:numPr>
          <w:ilvl w:val="0"/>
          <w:numId w:val="7"/>
        </w:numPr>
        <w:tabs>
          <w:tab w:val="num" w:pos="720"/>
          <w:tab w:val="left" w:pos="900"/>
          <w:tab w:val="left" w:pos="990"/>
          <w:tab w:val="left" w:pos="1080"/>
        </w:tabs>
        <w:spacing w:line="360" w:lineRule="auto"/>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IF location is North OR population is Good OR temperature is Cool OR time is in Morning,</w:t>
      </w:r>
    </w:p>
    <w:p w:rsidR="00BD7037" w:rsidRPr="00BD7037" w:rsidRDefault="00BD7037" w:rsidP="00BD7037">
      <w:pPr>
        <w:numPr>
          <w:ilvl w:val="1"/>
          <w:numId w:val="7"/>
        </w:numPr>
        <w:tabs>
          <w:tab w:val="left" w:pos="900"/>
          <w:tab w:val="left" w:pos="990"/>
          <w:tab w:val="left" w:pos="1080"/>
          <w:tab w:val="num" w:pos="1440"/>
        </w:tabs>
        <w:spacing w:line="360" w:lineRule="auto"/>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then demand will be Good</w:t>
      </w:r>
    </w:p>
    <w:p w:rsidR="00BD7037" w:rsidRPr="00BD7037" w:rsidRDefault="00BD7037" w:rsidP="00BD7037">
      <w:pPr>
        <w:numPr>
          <w:ilvl w:val="0"/>
          <w:numId w:val="7"/>
        </w:numPr>
        <w:tabs>
          <w:tab w:val="num" w:pos="720"/>
          <w:tab w:val="left" w:pos="900"/>
          <w:tab w:val="left" w:pos="990"/>
          <w:tab w:val="left" w:pos="1080"/>
        </w:tabs>
        <w:spacing w:line="360" w:lineRule="auto"/>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IF location is South OR population is Average OR temperature is Warm OR time is in Afternoon,</w:t>
      </w:r>
    </w:p>
    <w:p w:rsidR="00BD7037" w:rsidRPr="00BD7037" w:rsidRDefault="00BD7037" w:rsidP="00BD7037">
      <w:pPr>
        <w:numPr>
          <w:ilvl w:val="1"/>
          <w:numId w:val="7"/>
        </w:numPr>
        <w:tabs>
          <w:tab w:val="left" w:pos="900"/>
          <w:tab w:val="left" w:pos="990"/>
          <w:tab w:val="left" w:pos="1080"/>
          <w:tab w:val="num" w:pos="1440"/>
        </w:tabs>
        <w:spacing w:line="360" w:lineRule="auto"/>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then demand will be Good</w:t>
      </w:r>
    </w:p>
    <w:p w:rsidR="00BD7037" w:rsidRPr="00BD7037" w:rsidRDefault="00BD7037" w:rsidP="00BD7037">
      <w:pPr>
        <w:numPr>
          <w:ilvl w:val="0"/>
          <w:numId w:val="7"/>
        </w:numPr>
        <w:tabs>
          <w:tab w:val="num" w:pos="720"/>
          <w:tab w:val="left" w:pos="900"/>
          <w:tab w:val="left" w:pos="990"/>
          <w:tab w:val="left" w:pos="1080"/>
        </w:tabs>
        <w:spacing w:line="360" w:lineRule="auto"/>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IF location is Central OR population is Average OR temperature is Warm OR time is in Afternoon,</w:t>
      </w:r>
    </w:p>
    <w:p w:rsidR="00BD7037" w:rsidRPr="00BD7037" w:rsidRDefault="00BD7037" w:rsidP="00BD7037">
      <w:pPr>
        <w:numPr>
          <w:ilvl w:val="1"/>
          <w:numId w:val="7"/>
        </w:numPr>
        <w:tabs>
          <w:tab w:val="left" w:pos="900"/>
          <w:tab w:val="left" w:pos="990"/>
          <w:tab w:val="left" w:pos="1080"/>
          <w:tab w:val="num" w:pos="1440"/>
        </w:tabs>
        <w:spacing w:line="360" w:lineRule="auto"/>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then demand will be Average</w:t>
      </w:r>
    </w:p>
    <w:p w:rsidR="00BD7037" w:rsidRPr="00BD7037" w:rsidRDefault="00BD7037" w:rsidP="00BD7037">
      <w:pPr>
        <w:numPr>
          <w:ilvl w:val="0"/>
          <w:numId w:val="7"/>
        </w:numPr>
        <w:tabs>
          <w:tab w:val="num" w:pos="720"/>
          <w:tab w:val="left" w:pos="900"/>
          <w:tab w:val="left" w:pos="990"/>
          <w:tab w:val="left" w:pos="1080"/>
        </w:tabs>
        <w:spacing w:line="360" w:lineRule="auto"/>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IF population is Poor OR temperature is Hot OR time is in Evening,</w:t>
      </w:r>
    </w:p>
    <w:p w:rsidR="00BD7037" w:rsidRPr="00782E53" w:rsidRDefault="00BD7037" w:rsidP="00782E53">
      <w:pPr>
        <w:pStyle w:val="ListParagraph"/>
        <w:numPr>
          <w:ilvl w:val="1"/>
          <w:numId w:val="7"/>
        </w:numPr>
        <w:spacing w:line="360" w:lineRule="auto"/>
        <w:jc w:val="both"/>
        <w:rPr>
          <w:rFonts w:ascii="Times New Roman" w:hAnsi="Times New Roman" w:cs="Times New Roman"/>
          <w:sz w:val="24"/>
          <w:szCs w:val="24"/>
        </w:rPr>
      </w:pPr>
      <w:r w:rsidRPr="00782E53">
        <w:rPr>
          <w:rFonts w:ascii="Times New Roman" w:eastAsia="Cambria" w:hAnsi="Times New Roman" w:cs="Times New Roman"/>
          <w:sz w:val="24"/>
          <w:szCs w:val="36"/>
          <w:lang w:eastAsia="en-US"/>
        </w:rPr>
        <w:t>then demand will be Poor</w:t>
      </w:r>
    </w:p>
    <w:p w:rsidR="000320DD" w:rsidRDefault="000320DD" w:rsidP="00F81661">
      <w:pPr>
        <w:spacing w:line="360" w:lineRule="auto"/>
        <w:jc w:val="both"/>
        <w:rPr>
          <w:rFonts w:ascii="Times New Roman" w:hAnsi="Times New Roman" w:cs="Times New Roman"/>
          <w:sz w:val="24"/>
          <w:szCs w:val="24"/>
        </w:rPr>
      </w:pPr>
    </w:p>
    <w:p w:rsidR="009A2EA5" w:rsidRDefault="009A2EA5">
      <w:pPr>
        <w:rPr>
          <w:rFonts w:ascii="Times New Roman" w:hAnsi="Times New Roman" w:cs="Times New Roman"/>
          <w:sz w:val="24"/>
          <w:szCs w:val="24"/>
        </w:rPr>
      </w:pPr>
      <w:r>
        <w:rPr>
          <w:rFonts w:ascii="Times New Roman" w:hAnsi="Times New Roman" w:cs="Times New Roman"/>
          <w:sz w:val="24"/>
          <w:szCs w:val="24"/>
        </w:rPr>
        <w:br w:type="page"/>
      </w:r>
    </w:p>
    <w:p w:rsidR="009A2EA5" w:rsidRDefault="009A2EA5" w:rsidP="009A2EA5">
      <w:pPr>
        <w:spacing w:line="360" w:lineRule="auto"/>
        <w:jc w:val="center"/>
        <w:rPr>
          <w:rFonts w:ascii="Times New Roman" w:hAnsi="Times New Roman" w:cs="Times New Roman"/>
          <w:sz w:val="24"/>
        </w:rPr>
      </w:pPr>
      <w:r w:rsidRPr="009A2EA5">
        <w:rPr>
          <w:rFonts w:ascii="Times New Roman" w:hAnsi="Times New Roman" w:cs="Times New Roman"/>
          <w:sz w:val="24"/>
        </w:rPr>
        <w:lastRenderedPageBreak/>
        <w:t xml:space="preserve">CHAPTER 4 </w:t>
      </w:r>
    </w:p>
    <w:p w:rsidR="009A2EA5" w:rsidRPr="009A2EA5" w:rsidRDefault="009A2EA5" w:rsidP="009A2EA5">
      <w:pPr>
        <w:spacing w:line="360" w:lineRule="auto"/>
        <w:jc w:val="center"/>
        <w:rPr>
          <w:rFonts w:ascii="Times New Roman" w:hAnsi="Times New Roman" w:cs="Times New Roman"/>
          <w:sz w:val="24"/>
        </w:rPr>
      </w:pPr>
      <w:r w:rsidRPr="009A2EA5">
        <w:rPr>
          <w:rFonts w:ascii="Times New Roman" w:hAnsi="Times New Roman" w:cs="Times New Roman"/>
          <w:sz w:val="24"/>
        </w:rPr>
        <w:t>RESULTS AND DISCUSSION</w:t>
      </w:r>
    </w:p>
    <w:p w:rsidR="009A2EA5" w:rsidRPr="009A2EA5" w:rsidRDefault="009A2EA5" w:rsidP="009A2EA5">
      <w:pPr>
        <w:spacing w:line="360" w:lineRule="auto"/>
        <w:jc w:val="both"/>
        <w:rPr>
          <w:rFonts w:ascii="Times New Roman" w:hAnsi="Times New Roman" w:cs="Times New Roman"/>
          <w:sz w:val="24"/>
        </w:rPr>
      </w:pPr>
      <w:r w:rsidRPr="009A2EA5">
        <w:rPr>
          <w:rFonts w:ascii="Times New Roman" w:hAnsi="Times New Roman" w:cs="Times New Roman"/>
          <w:sz w:val="24"/>
        </w:rPr>
        <w:t>4.1 Introduction</w:t>
      </w:r>
    </w:p>
    <w:p w:rsidR="009A2EA5" w:rsidRPr="009A2EA5" w:rsidRDefault="009A2EA5" w:rsidP="009A2EA5">
      <w:pPr>
        <w:spacing w:line="360" w:lineRule="auto"/>
        <w:jc w:val="both"/>
        <w:rPr>
          <w:rFonts w:ascii="Times New Roman" w:hAnsi="Times New Roman" w:cs="Times New Roman"/>
          <w:sz w:val="24"/>
        </w:rPr>
      </w:pPr>
      <w:r w:rsidRPr="009A2EA5">
        <w:rPr>
          <w:rFonts w:ascii="Times New Roman" w:hAnsi="Times New Roman" w:cs="Times New Roman"/>
          <w:sz w:val="24"/>
        </w:rPr>
        <w:tab/>
        <w:t xml:space="preserve">This chapter presents the result of the user interface of the developed application. The features and performance testing of the application will be discussed in this chapter too. In addition, the problems and obstacles faced during the application development will be discussed and reviewed in this chapter. </w:t>
      </w:r>
    </w:p>
    <w:p w:rsidR="0038225D" w:rsidRPr="009A2EA5" w:rsidRDefault="009A2EA5" w:rsidP="009A2EA5">
      <w:pPr>
        <w:spacing w:line="360" w:lineRule="auto"/>
        <w:jc w:val="both"/>
        <w:rPr>
          <w:rFonts w:ascii="Times New Roman" w:hAnsi="Times New Roman" w:cs="Times New Roman"/>
          <w:sz w:val="24"/>
        </w:rPr>
      </w:pPr>
      <w:r w:rsidRPr="009A2EA5">
        <w:rPr>
          <w:rFonts w:ascii="Times New Roman" w:hAnsi="Times New Roman" w:cs="Times New Roman"/>
          <w:sz w:val="24"/>
        </w:rPr>
        <w:tab/>
        <w:t xml:space="preserve">This ride sharing application will enable user to book EV rides to travel within UPM </w:t>
      </w:r>
      <w:proofErr w:type="spellStart"/>
      <w:r w:rsidRPr="009A2EA5">
        <w:rPr>
          <w:rFonts w:ascii="Times New Roman" w:hAnsi="Times New Roman" w:cs="Times New Roman"/>
          <w:sz w:val="24"/>
        </w:rPr>
        <w:t>Serdang</w:t>
      </w:r>
      <w:proofErr w:type="spellEnd"/>
      <w:r w:rsidRPr="009A2EA5">
        <w:rPr>
          <w:rFonts w:ascii="Times New Roman" w:hAnsi="Times New Roman" w:cs="Times New Roman"/>
          <w:sz w:val="24"/>
        </w:rPr>
        <w:t xml:space="preserve"> campus. Other basic features such as managing and editing the booking, viewing the user and EV’s location are also included. </w:t>
      </w:r>
    </w:p>
    <w:p w:rsidR="009A2EA5" w:rsidRPr="009A2EA5" w:rsidRDefault="009A2EA5" w:rsidP="009A2EA5">
      <w:pPr>
        <w:spacing w:line="360" w:lineRule="auto"/>
        <w:jc w:val="both"/>
        <w:rPr>
          <w:rFonts w:ascii="Times New Roman" w:hAnsi="Times New Roman" w:cs="Times New Roman"/>
          <w:sz w:val="28"/>
        </w:rPr>
      </w:pPr>
      <w:r w:rsidRPr="009A2EA5">
        <w:rPr>
          <w:rFonts w:ascii="Times New Roman" w:hAnsi="Times New Roman" w:cs="Times New Roman"/>
          <w:sz w:val="28"/>
        </w:rPr>
        <w:t>4.2 Main Screen</w:t>
      </w:r>
    </w:p>
    <w:p w:rsidR="009A2EA5" w:rsidRPr="009A2EA5" w:rsidRDefault="00CF7498" w:rsidP="0038225D">
      <w:pPr>
        <w:spacing w:line="360" w:lineRule="auto"/>
        <w:jc w:val="center"/>
        <w:rPr>
          <w:rFonts w:ascii="Times New Roman" w:hAnsi="Times New Roman" w:cs="Times New Roman"/>
          <w:sz w:val="24"/>
        </w:rPr>
      </w:pPr>
      <w:r w:rsidRPr="009A2EA5">
        <w:rPr>
          <w:rFonts w:ascii="Times New Roman" w:hAnsi="Times New Roman" w:cs="Times New Roman"/>
          <w:noProof/>
          <w:sz w:val="24"/>
        </w:rPr>
        <mc:AlternateContent>
          <mc:Choice Requires="wps">
            <w:drawing>
              <wp:anchor distT="0" distB="0" distL="114300" distR="114300" simplePos="0" relativeHeight="251662336" behindDoc="0" locked="0" layoutInCell="1" allowOverlap="1" wp14:anchorId="6246C4A9" wp14:editId="4FF3753D">
                <wp:simplePos x="0" y="0"/>
                <wp:positionH relativeFrom="column">
                  <wp:posOffset>1488115</wp:posOffset>
                </wp:positionH>
                <wp:positionV relativeFrom="paragraph">
                  <wp:posOffset>2921266</wp:posOffset>
                </wp:positionV>
                <wp:extent cx="3238500" cy="36195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238500" cy="361950"/>
                        </a:xfrm>
                        <a:prstGeom prst="rect">
                          <a:avLst/>
                        </a:prstGeom>
                        <a:noFill/>
                        <a:ln w="6350">
                          <a:noFill/>
                        </a:ln>
                        <a:effectLst/>
                      </wps:spPr>
                      <wps:txbx>
                        <w:txbxContent>
                          <w:p w:rsidR="009A2EA5" w:rsidRPr="00F6681F" w:rsidRDefault="009A2EA5" w:rsidP="009A2EA5">
                            <w:pPr>
                              <w:rPr>
                                <w:rFonts w:ascii="Times New Roman" w:hAnsi="Times New Roman" w:cs="Times New Roman"/>
                                <w:sz w:val="24"/>
                              </w:rPr>
                            </w:pPr>
                            <w:r w:rsidRPr="00F6681F">
                              <w:rPr>
                                <w:rFonts w:ascii="Times New Roman" w:hAnsi="Times New Roman" w:cs="Times New Roman"/>
                                <w:sz w:val="24"/>
                              </w:rPr>
                              <w:t>Figure 4.2.1: Main Screen of the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46C4A9" id="Text Box 28" o:spid="_x0000_s1034" type="#_x0000_t202" style="position:absolute;left:0;text-align:left;margin-left:117.15pt;margin-top:230pt;width:255pt;height:28.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" filled="f" stroked="f" strokeweight=".5pt">
                <v:textbox>
                  <w:txbxContent>
                    <w:p w:rsidR="009A2EA5" w:rsidRPr="00F6681F" w:rsidRDefault="009A2EA5" w:rsidP="009A2EA5">
                      <w:pPr>
                        <w:rPr>
                          <w:rFonts w:ascii="Times New Roman" w:hAnsi="Times New Roman" w:cs="Times New Roman"/>
                          <w:sz w:val="24"/>
                        </w:rPr>
                      </w:pPr>
                      <w:r w:rsidRPr="00F6681F">
                        <w:rPr>
                          <w:rFonts w:ascii="Times New Roman" w:hAnsi="Times New Roman" w:cs="Times New Roman"/>
                          <w:sz w:val="24"/>
                        </w:rPr>
                        <w:t>Figure 4.2.1: Main Screen of the application.</w:t>
                      </w:r>
                    </w:p>
                  </w:txbxContent>
                </v:textbox>
              </v:shape>
            </w:pict>
          </mc:Fallback>
        </mc:AlternateContent>
      </w:r>
      <w:r w:rsidR="0038225D">
        <w:rPr>
          <w:rFonts w:ascii="Times New Roman" w:hAnsi="Times New Roman" w:cs="Times New Roman"/>
          <w:noProof/>
          <w:sz w:val="24"/>
        </w:rPr>
        <w:drawing>
          <wp:inline distT="0" distB="0" distL="0" distR="0" wp14:anchorId="40590429" wp14:editId="32017DF9">
            <wp:extent cx="1752600" cy="3124200"/>
            <wp:effectExtent l="0" t="0" r="0" b="0"/>
            <wp:docPr id="176" name="Picture 176" descr="C:\Users\Edwin\AppData\Local\Microsoft\Windows\INetCache\Content.Word\Screenshot_20180524-053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dwin\AppData\Local\Microsoft\Windows\INetCache\Content.Word\Screenshot_20180524-053956.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52600" cy="3124200"/>
                    </a:xfrm>
                    <a:prstGeom prst="rect">
                      <a:avLst/>
                    </a:prstGeom>
                    <a:noFill/>
                    <a:ln>
                      <a:noFill/>
                    </a:ln>
                  </pic:spPr>
                </pic:pic>
              </a:graphicData>
            </a:graphic>
          </wp:inline>
        </w:drawing>
      </w:r>
    </w:p>
    <w:p w:rsidR="009A2EA5" w:rsidRPr="009A2EA5" w:rsidRDefault="009A2EA5" w:rsidP="009A2EA5">
      <w:pPr>
        <w:spacing w:line="360" w:lineRule="auto"/>
        <w:jc w:val="both"/>
        <w:rPr>
          <w:rFonts w:ascii="Times New Roman" w:hAnsi="Times New Roman" w:cs="Times New Roman"/>
          <w:sz w:val="24"/>
        </w:rPr>
      </w:pPr>
    </w:p>
    <w:p w:rsidR="00CF7498" w:rsidRPr="00CF7498" w:rsidRDefault="009A2EA5" w:rsidP="00CF7498">
      <w:pPr>
        <w:spacing w:line="360" w:lineRule="auto"/>
        <w:jc w:val="both"/>
        <w:rPr>
          <w:rFonts w:ascii="Times New Roman" w:hAnsi="Times New Roman" w:cs="Times New Roman"/>
          <w:sz w:val="24"/>
        </w:rPr>
      </w:pPr>
      <w:r w:rsidRPr="009A2EA5">
        <w:rPr>
          <w:rFonts w:ascii="Times New Roman" w:hAnsi="Times New Roman" w:cs="Times New Roman"/>
          <w:sz w:val="24"/>
        </w:rPr>
        <w:tab/>
        <w:t xml:space="preserve">Main screen is the first screen shown when user activate or runs the application by clicking onto the app. In the main screen, the name of the app is shown on the action bar, as </w:t>
      </w:r>
      <w:r w:rsidR="0038225D">
        <w:rPr>
          <w:rFonts w:ascii="Times New Roman" w:hAnsi="Times New Roman" w:cs="Times New Roman"/>
          <w:sz w:val="24"/>
        </w:rPr>
        <w:t xml:space="preserve">shown in figure 4.2.1. </w:t>
      </w:r>
    </w:p>
    <w:p w:rsidR="009A2EA5" w:rsidRPr="009A2EA5" w:rsidRDefault="009A2EA5" w:rsidP="009A2EA5">
      <w:pPr>
        <w:spacing w:line="360" w:lineRule="auto"/>
        <w:jc w:val="both"/>
        <w:rPr>
          <w:rFonts w:ascii="Times New Roman" w:hAnsi="Times New Roman" w:cs="Times New Roman"/>
          <w:sz w:val="28"/>
        </w:rPr>
      </w:pPr>
      <w:r w:rsidRPr="009A2EA5">
        <w:rPr>
          <w:rFonts w:ascii="Times New Roman" w:hAnsi="Times New Roman" w:cs="Times New Roman"/>
          <w:sz w:val="28"/>
        </w:rPr>
        <w:lastRenderedPageBreak/>
        <w:t>4.3 User Authentication</w:t>
      </w:r>
    </w:p>
    <w:p w:rsidR="00CF7498" w:rsidRDefault="00CF7498" w:rsidP="00CF7498">
      <w:pPr>
        <w:spacing w:line="360" w:lineRule="auto"/>
        <w:ind w:firstLine="720"/>
        <w:jc w:val="both"/>
        <w:rPr>
          <w:rFonts w:ascii="Times New Roman" w:hAnsi="Times New Roman" w:cs="Times New Roman"/>
          <w:sz w:val="24"/>
        </w:rPr>
      </w:pPr>
      <w:r>
        <w:rPr>
          <w:rFonts w:ascii="Times New Roman" w:hAnsi="Times New Roman" w:cs="Times New Roman"/>
          <w:sz w:val="24"/>
        </w:rPr>
        <w:t>There is only a standardized button for Google account sign in and sign up for new users. User is suggested to sign in and register account using UPM email address only, so that the information about the user which related to UPM can be obtained easily. Figure 4.2.2 shows the action to select email address for registration and authentication purposes, and the interaction with database.</w:t>
      </w:r>
    </w:p>
    <w:p w:rsidR="00CF7498" w:rsidRDefault="00CF7498" w:rsidP="00CF7498">
      <w:pPr>
        <w:spacing w:line="360" w:lineRule="auto"/>
        <w:jc w:val="both"/>
        <w:rPr>
          <w:rFonts w:ascii="Times New Roman" w:hAnsi="Times New Roman" w:cs="Times New Roman"/>
          <w:sz w:val="24"/>
        </w:rPr>
      </w:pPr>
      <w:r>
        <w:rPr>
          <w:noProof/>
        </w:rPr>
        <w:drawing>
          <wp:anchor distT="0" distB="0" distL="114300" distR="114300" simplePos="0" relativeHeight="251658240" behindDoc="1" locked="0" layoutInCell="1" allowOverlap="1">
            <wp:simplePos x="0" y="0"/>
            <wp:positionH relativeFrom="column">
              <wp:posOffset>1314450</wp:posOffset>
            </wp:positionH>
            <wp:positionV relativeFrom="paragraph">
              <wp:posOffset>52705</wp:posOffset>
            </wp:positionV>
            <wp:extent cx="1628775" cy="2914650"/>
            <wp:effectExtent l="0" t="0" r="9525" b="0"/>
            <wp:wrapTight wrapText="bothSides">
              <wp:wrapPolygon edited="0">
                <wp:start x="0" y="0"/>
                <wp:lineTo x="0" y="21459"/>
                <wp:lineTo x="21474" y="21459"/>
                <wp:lineTo x="21474" y="0"/>
                <wp:lineTo x="0" y="0"/>
              </wp:wrapPolygon>
            </wp:wrapTight>
            <wp:docPr id="182" name="Picture 182" descr="C:\Users\Edwin\AppData\Local\Microsoft\Windows\INetCache\Content.Word\Screenshot_20180524-054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dwin\AppData\Local\Microsoft\Windows\INetCache\Content.Word\Screenshot_20180524-05400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28775" cy="2914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1" locked="0" layoutInCell="1" allowOverlap="1">
            <wp:simplePos x="0" y="0"/>
            <wp:positionH relativeFrom="column">
              <wp:posOffset>3076575</wp:posOffset>
            </wp:positionH>
            <wp:positionV relativeFrom="paragraph">
              <wp:posOffset>52705</wp:posOffset>
            </wp:positionV>
            <wp:extent cx="1623695" cy="2905125"/>
            <wp:effectExtent l="0" t="0" r="0" b="9525"/>
            <wp:wrapTight wrapText="bothSides">
              <wp:wrapPolygon edited="0">
                <wp:start x="0" y="0"/>
                <wp:lineTo x="0" y="21529"/>
                <wp:lineTo x="21287" y="21529"/>
                <wp:lineTo x="21287" y="0"/>
                <wp:lineTo x="0" y="0"/>
              </wp:wrapPolygon>
            </wp:wrapTight>
            <wp:docPr id="181" name="Picture 181" descr="C:\Users\Edwin\AppData\Local\Microsoft\Windows\INetCache\Content.Word\Screenshot_20180524-054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dwin\AppData\Local\Microsoft\Windows\INetCache\Content.Word\Screenshot_20180524-05402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23695" cy="2905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7498" w:rsidRDefault="00CF7498" w:rsidP="00CF7498">
      <w:pPr>
        <w:spacing w:line="360" w:lineRule="auto"/>
        <w:jc w:val="both"/>
        <w:rPr>
          <w:rFonts w:ascii="Times New Roman" w:hAnsi="Times New Roman" w:cs="Times New Roman"/>
          <w:sz w:val="24"/>
        </w:rPr>
      </w:pPr>
    </w:p>
    <w:p w:rsidR="00CF7498" w:rsidRDefault="00CF7498" w:rsidP="00CF7498">
      <w:pPr>
        <w:spacing w:line="360" w:lineRule="auto"/>
        <w:jc w:val="both"/>
        <w:rPr>
          <w:rFonts w:ascii="Times New Roman" w:hAnsi="Times New Roman" w:cs="Times New Roman"/>
          <w:sz w:val="24"/>
        </w:rPr>
      </w:pPr>
    </w:p>
    <w:p w:rsidR="00CF7498" w:rsidRDefault="00CF7498" w:rsidP="00CF7498">
      <w:pPr>
        <w:spacing w:line="360" w:lineRule="auto"/>
        <w:jc w:val="both"/>
        <w:rPr>
          <w:rFonts w:ascii="Times New Roman" w:hAnsi="Times New Roman" w:cs="Times New Roman"/>
          <w:sz w:val="24"/>
        </w:rPr>
      </w:pPr>
    </w:p>
    <w:p w:rsidR="00CF7498" w:rsidRDefault="00CF7498" w:rsidP="00CF7498">
      <w:pPr>
        <w:spacing w:line="360" w:lineRule="auto"/>
        <w:jc w:val="both"/>
        <w:rPr>
          <w:rFonts w:ascii="Times New Roman" w:hAnsi="Times New Roman" w:cs="Times New Roman"/>
          <w:sz w:val="24"/>
        </w:rPr>
      </w:pPr>
    </w:p>
    <w:p w:rsidR="00CF7498" w:rsidRDefault="00CF7498" w:rsidP="00CF7498">
      <w:pPr>
        <w:spacing w:line="360" w:lineRule="auto"/>
        <w:jc w:val="both"/>
        <w:rPr>
          <w:rFonts w:ascii="Times New Roman" w:hAnsi="Times New Roman" w:cs="Times New Roman"/>
          <w:sz w:val="24"/>
        </w:rPr>
      </w:pPr>
    </w:p>
    <w:p w:rsidR="00CF7498" w:rsidRDefault="00CF7498" w:rsidP="00CF7498">
      <w:pPr>
        <w:spacing w:line="360" w:lineRule="auto"/>
        <w:jc w:val="both"/>
        <w:rPr>
          <w:rFonts w:ascii="Times New Roman" w:hAnsi="Times New Roman" w:cs="Times New Roman"/>
          <w:sz w:val="24"/>
        </w:rPr>
      </w:pPr>
    </w:p>
    <w:p w:rsidR="00CF7498" w:rsidRDefault="00CF7498" w:rsidP="00CF7498">
      <w:pPr>
        <w:spacing w:line="360" w:lineRule="auto"/>
        <w:jc w:val="both"/>
        <w:rPr>
          <w:rFonts w:ascii="Times New Roman" w:hAnsi="Times New Roman" w:cs="Times New Roman"/>
          <w:sz w:val="24"/>
        </w:rPr>
      </w:pPr>
    </w:p>
    <w:p w:rsidR="00CF7498" w:rsidRDefault="00CF7498" w:rsidP="00CF7498">
      <w:pPr>
        <w:spacing w:line="360" w:lineRule="auto"/>
        <w:jc w:val="both"/>
        <w:rPr>
          <w:rFonts w:ascii="Times New Roman" w:hAnsi="Times New Roman" w:cs="Times New Roman"/>
          <w:sz w:val="24"/>
        </w:rPr>
      </w:pPr>
      <w:r>
        <w:rPr>
          <w:noProof/>
        </w:rPr>
        <w:drawing>
          <wp:anchor distT="0" distB="0" distL="114300" distR="114300" simplePos="0" relativeHeight="251701248" behindDoc="1" locked="0" layoutInCell="1" allowOverlap="1" wp14:anchorId="66079F50" wp14:editId="4D77BF24">
            <wp:simplePos x="0" y="0"/>
            <wp:positionH relativeFrom="margin">
              <wp:posOffset>871442</wp:posOffset>
            </wp:positionH>
            <wp:positionV relativeFrom="paragraph">
              <wp:posOffset>9570</wp:posOffset>
            </wp:positionV>
            <wp:extent cx="4359275" cy="2354580"/>
            <wp:effectExtent l="0" t="0" r="3175" b="7620"/>
            <wp:wrapTight wrapText="bothSides">
              <wp:wrapPolygon edited="0">
                <wp:start x="0" y="0"/>
                <wp:lineTo x="0" y="21495"/>
                <wp:lineTo x="21521" y="21495"/>
                <wp:lineTo x="21521" y="0"/>
                <wp:lineTo x="0" y="0"/>
              </wp:wrapPolygon>
            </wp:wrapTight>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59275" cy="2354580"/>
                    </a:xfrm>
                    <a:prstGeom prst="rect">
                      <a:avLst/>
                    </a:prstGeom>
                  </pic:spPr>
                </pic:pic>
              </a:graphicData>
            </a:graphic>
            <wp14:sizeRelH relativeFrom="page">
              <wp14:pctWidth>0</wp14:pctWidth>
            </wp14:sizeRelH>
            <wp14:sizeRelV relativeFrom="page">
              <wp14:pctHeight>0</wp14:pctHeight>
            </wp14:sizeRelV>
          </wp:anchor>
        </w:drawing>
      </w:r>
    </w:p>
    <w:p w:rsidR="00CF7498" w:rsidRDefault="00CF7498" w:rsidP="00CF7498">
      <w:pPr>
        <w:rPr>
          <w:rFonts w:ascii="Times New Roman" w:hAnsi="Times New Roman" w:cs="Times New Roman"/>
          <w:sz w:val="24"/>
        </w:rPr>
      </w:pPr>
    </w:p>
    <w:p w:rsidR="00CF7498" w:rsidRDefault="00CF7498" w:rsidP="00CF7498">
      <w:pPr>
        <w:rPr>
          <w:rFonts w:ascii="Times New Roman" w:hAnsi="Times New Roman" w:cs="Times New Roman"/>
          <w:sz w:val="24"/>
        </w:rPr>
      </w:pPr>
    </w:p>
    <w:p w:rsidR="00CF7498" w:rsidRDefault="00CF7498" w:rsidP="00CF7498">
      <w:pPr>
        <w:rPr>
          <w:rFonts w:ascii="Times New Roman" w:hAnsi="Times New Roman" w:cs="Times New Roman"/>
          <w:sz w:val="24"/>
        </w:rPr>
      </w:pPr>
    </w:p>
    <w:p w:rsidR="00CF7498" w:rsidRDefault="00CF7498" w:rsidP="00CF7498">
      <w:pPr>
        <w:rPr>
          <w:rFonts w:ascii="Times New Roman" w:hAnsi="Times New Roman" w:cs="Times New Roman"/>
          <w:sz w:val="24"/>
        </w:rPr>
      </w:pPr>
    </w:p>
    <w:p w:rsidR="00CF7498" w:rsidRDefault="00CF7498" w:rsidP="00CF7498">
      <w:pPr>
        <w:rPr>
          <w:rFonts w:ascii="Times New Roman" w:hAnsi="Times New Roman" w:cs="Times New Roman"/>
          <w:sz w:val="24"/>
        </w:rPr>
      </w:pPr>
    </w:p>
    <w:p w:rsidR="00CF7498" w:rsidRDefault="00CF7498" w:rsidP="00CF7498">
      <w:pPr>
        <w:rPr>
          <w:rFonts w:ascii="Times New Roman" w:hAnsi="Times New Roman" w:cs="Times New Roman"/>
          <w:sz w:val="24"/>
        </w:rPr>
      </w:pPr>
    </w:p>
    <w:p w:rsidR="00CF7498" w:rsidRDefault="00CF7498" w:rsidP="00CF7498">
      <w:pPr>
        <w:rPr>
          <w:rFonts w:ascii="Times New Roman" w:hAnsi="Times New Roman" w:cs="Times New Roman"/>
          <w:sz w:val="24"/>
        </w:rPr>
      </w:pPr>
    </w:p>
    <w:p w:rsidR="00CF7498" w:rsidRDefault="00CF7498" w:rsidP="00CF7498">
      <w:pPr>
        <w:rPr>
          <w:rFonts w:ascii="Times New Roman" w:hAnsi="Times New Roman" w:cs="Times New Roman"/>
          <w:sz w:val="24"/>
        </w:rPr>
      </w:pPr>
    </w:p>
    <w:p w:rsidR="00CF7498" w:rsidRPr="00CF7498" w:rsidRDefault="00CF7498" w:rsidP="00CF7498">
      <w:pPr>
        <w:jc w:val="center"/>
        <w:rPr>
          <w:rFonts w:ascii="Times New Roman" w:hAnsi="Times New Roman" w:cs="Times New Roman"/>
          <w:sz w:val="24"/>
        </w:rPr>
      </w:pPr>
      <w:r>
        <w:rPr>
          <w:rFonts w:ascii="Times New Roman" w:hAnsi="Times New Roman" w:cs="Times New Roman"/>
          <w:sz w:val="24"/>
        </w:rPr>
        <w:t>Figure 4.3.1</w:t>
      </w:r>
      <w:r>
        <w:rPr>
          <w:rFonts w:ascii="Times New Roman" w:hAnsi="Times New Roman" w:cs="Times New Roman"/>
          <w:sz w:val="24"/>
        </w:rPr>
        <w:t xml:space="preserve"> </w:t>
      </w:r>
    </w:p>
    <w:p w:rsidR="009A2EA5" w:rsidRPr="009A2EA5" w:rsidRDefault="009A2EA5" w:rsidP="009A2EA5">
      <w:pPr>
        <w:spacing w:line="360" w:lineRule="auto"/>
        <w:jc w:val="both"/>
        <w:rPr>
          <w:rFonts w:ascii="Times New Roman" w:hAnsi="Times New Roman" w:cs="Times New Roman"/>
          <w:sz w:val="24"/>
        </w:rPr>
      </w:pPr>
    </w:p>
    <w:p w:rsidR="009A2EA5" w:rsidRPr="009A2EA5" w:rsidRDefault="00CF7498" w:rsidP="009A2EA5">
      <w:pPr>
        <w:spacing w:line="360" w:lineRule="auto"/>
        <w:jc w:val="both"/>
        <w:rPr>
          <w:rFonts w:ascii="Times New Roman" w:hAnsi="Times New Roman" w:cs="Times New Roman"/>
          <w:sz w:val="28"/>
        </w:rPr>
      </w:pPr>
      <w:r>
        <w:rPr>
          <w:noProof/>
        </w:rPr>
        <w:lastRenderedPageBreak/>
        <w:pict>
          <v:shape id="_x0000_s1053" type="#_x0000_t75" style="position:absolute;left:0;text-align:left;margin-left:165.8pt;margin-top:29.25pt;width:136.55pt;height:241.75pt;z-index:-251613184;mso-position-horizontal-relative:text;mso-position-vertical-relative:text;mso-width-relative:page;mso-height-relative:page" wrapcoords="-148 0 -148 21516 21600 21516 21600 0 -148 0">
            <v:imagedata r:id="rId30" o:title="Screenshot_20180524-054025"/>
            <w10:wrap type="tight"/>
          </v:shape>
        </w:pict>
      </w:r>
      <w:r w:rsidR="009A2EA5" w:rsidRPr="009A2EA5">
        <w:rPr>
          <w:rFonts w:ascii="Times New Roman" w:hAnsi="Times New Roman" w:cs="Times New Roman"/>
          <w:sz w:val="28"/>
        </w:rPr>
        <w:t>4.4 Home Screen</w:t>
      </w:r>
    </w:p>
    <w:p w:rsidR="009A2EA5" w:rsidRPr="009A2EA5" w:rsidRDefault="009A2EA5" w:rsidP="009A2EA5">
      <w:pPr>
        <w:spacing w:line="360" w:lineRule="auto"/>
        <w:jc w:val="both"/>
        <w:rPr>
          <w:rFonts w:ascii="Times New Roman" w:hAnsi="Times New Roman" w:cs="Times New Roman"/>
          <w:sz w:val="24"/>
        </w:rPr>
      </w:pPr>
    </w:p>
    <w:p w:rsidR="009A2EA5" w:rsidRPr="009A2EA5" w:rsidRDefault="009A2EA5" w:rsidP="009A2EA5">
      <w:pPr>
        <w:spacing w:line="360" w:lineRule="auto"/>
        <w:jc w:val="both"/>
        <w:rPr>
          <w:rFonts w:ascii="Times New Roman" w:hAnsi="Times New Roman" w:cs="Times New Roman"/>
          <w:sz w:val="24"/>
        </w:rPr>
      </w:pPr>
    </w:p>
    <w:p w:rsidR="009A2EA5" w:rsidRPr="009A2EA5" w:rsidRDefault="009A2EA5" w:rsidP="009A2EA5">
      <w:pPr>
        <w:spacing w:line="360" w:lineRule="auto"/>
        <w:jc w:val="both"/>
        <w:rPr>
          <w:rFonts w:ascii="Times New Roman" w:hAnsi="Times New Roman" w:cs="Times New Roman"/>
          <w:sz w:val="24"/>
        </w:rPr>
      </w:pPr>
    </w:p>
    <w:p w:rsidR="009A2EA5" w:rsidRPr="009A2EA5" w:rsidRDefault="009A2EA5" w:rsidP="009A2EA5">
      <w:pPr>
        <w:spacing w:line="360" w:lineRule="auto"/>
        <w:jc w:val="both"/>
        <w:rPr>
          <w:rFonts w:ascii="Times New Roman" w:hAnsi="Times New Roman" w:cs="Times New Roman"/>
          <w:sz w:val="24"/>
        </w:rPr>
      </w:pPr>
    </w:p>
    <w:p w:rsidR="009A2EA5" w:rsidRPr="009A2EA5" w:rsidRDefault="009A2EA5" w:rsidP="009A2EA5">
      <w:pPr>
        <w:spacing w:line="360" w:lineRule="auto"/>
        <w:jc w:val="both"/>
        <w:rPr>
          <w:rFonts w:ascii="Times New Roman" w:hAnsi="Times New Roman" w:cs="Times New Roman"/>
          <w:sz w:val="24"/>
        </w:rPr>
      </w:pPr>
    </w:p>
    <w:p w:rsidR="009A2EA5" w:rsidRPr="009A2EA5" w:rsidRDefault="009A2EA5" w:rsidP="009A2EA5">
      <w:pPr>
        <w:spacing w:line="360" w:lineRule="auto"/>
        <w:jc w:val="both"/>
        <w:rPr>
          <w:rFonts w:ascii="Times New Roman" w:hAnsi="Times New Roman" w:cs="Times New Roman"/>
          <w:sz w:val="24"/>
        </w:rPr>
      </w:pPr>
    </w:p>
    <w:p w:rsidR="009A2EA5" w:rsidRPr="009A2EA5" w:rsidRDefault="009A2EA5" w:rsidP="009A2EA5">
      <w:pPr>
        <w:spacing w:line="360" w:lineRule="auto"/>
        <w:jc w:val="both"/>
        <w:rPr>
          <w:rFonts w:ascii="Times New Roman" w:hAnsi="Times New Roman" w:cs="Times New Roman"/>
          <w:sz w:val="24"/>
        </w:rPr>
      </w:pPr>
    </w:p>
    <w:p w:rsidR="009A2EA5" w:rsidRPr="009A2EA5" w:rsidRDefault="009A2EA5" w:rsidP="009A2EA5">
      <w:pPr>
        <w:spacing w:line="360" w:lineRule="auto"/>
        <w:jc w:val="both"/>
        <w:rPr>
          <w:rFonts w:ascii="Times New Roman" w:hAnsi="Times New Roman" w:cs="Times New Roman"/>
          <w:sz w:val="24"/>
        </w:rPr>
      </w:pPr>
    </w:p>
    <w:p w:rsidR="009A2EA5" w:rsidRPr="009A2EA5" w:rsidRDefault="00CF7498" w:rsidP="009A2EA5">
      <w:pPr>
        <w:spacing w:line="360" w:lineRule="auto"/>
        <w:jc w:val="both"/>
        <w:rPr>
          <w:rFonts w:ascii="Times New Roman" w:hAnsi="Times New Roman" w:cs="Times New Roman"/>
          <w:sz w:val="24"/>
        </w:rPr>
      </w:pPr>
      <w:r w:rsidRPr="009A2EA5">
        <w:rPr>
          <w:rFonts w:ascii="Times New Roman" w:hAnsi="Times New Roman" w:cs="Times New Roman"/>
          <w:noProof/>
          <w:sz w:val="24"/>
        </w:rPr>
        <mc:AlternateContent>
          <mc:Choice Requires="wps">
            <w:drawing>
              <wp:anchor distT="0" distB="0" distL="114300" distR="114300" simplePos="0" relativeHeight="251667456" behindDoc="0" locked="0" layoutInCell="1" allowOverlap="1" wp14:anchorId="3E956667" wp14:editId="048661E7">
                <wp:simplePos x="0" y="0"/>
                <wp:positionH relativeFrom="margin">
                  <wp:posOffset>1554732</wp:posOffset>
                </wp:positionH>
                <wp:positionV relativeFrom="paragraph">
                  <wp:posOffset>25591</wp:posOffset>
                </wp:positionV>
                <wp:extent cx="3238500" cy="36195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238500" cy="361950"/>
                        </a:xfrm>
                        <a:prstGeom prst="rect">
                          <a:avLst/>
                        </a:prstGeom>
                        <a:noFill/>
                        <a:ln w="6350">
                          <a:noFill/>
                        </a:ln>
                        <a:effectLst/>
                      </wps:spPr>
                      <wps:txbx>
                        <w:txbxContent>
                          <w:p w:rsidR="009A2EA5" w:rsidRPr="00F6681F" w:rsidRDefault="009A2EA5" w:rsidP="009A2EA5">
                            <w:pPr>
                              <w:rPr>
                                <w:rFonts w:ascii="Times New Roman" w:hAnsi="Times New Roman" w:cs="Times New Roman"/>
                                <w:sz w:val="24"/>
                              </w:rPr>
                            </w:pPr>
                            <w:r w:rsidRPr="00F6681F">
                              <w:rPr>
                                <w:rFonts w:ascii="Times New Roman" w:hAnsi="Times New Roman" w:cs="Times New Roman"/>
                                <w:sz w:val="24"/>
                              </w:rPr>
                              <w:t>Figure 4.</w:t>
                            </w:r>
                            <w:r>
                              <w:rPr>
                                <w:rFonts w:ascii="Times New Roman" w:hAnsi="Times New Roman" w:cs="Times New Roman"/>
                                <w:sz w:val="24"/>
                              </w:rPr>
                              <w:t>4.1: Home screen of the app</w:t>
                            </w:r>
                            <w:r w:rsidRPr="00F6681F">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956667" id="Text Box 30" o:spid="_x0000_s1035" type="#_x0000_t202" style="position:absolute;left:0;text-align:left;margin-left:122.4pt;margin-top:2pt;width:255pt;height:28.5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" filled="f" stroked="f" strokeweight=".5pt">
                <v:textbox>
                  <w:txbxContent>
                    <w:p w:rsidR="009A2EA5" w:rsidRPr="00F6681F" w:rsidRDefault="009A2EA5" w:rsidP="009A2EA5">
                      <w:pPr>
                        <w:rPr>
                          <w:rFonts w:ascii="Times New Roman" w:hAnsi="Times New Roman" w:cs="Times New Roman"/>
                          <w:sz w:val="24"/>
                        </w:rPr>
                      </w:pPr>
                      <w:r w:rsidRPr="00F6681F">
                        <w:rPr>
                          <w:rFonts w:ascii="Times New Roman" w:hAnsi="Times New Roman" w:cs="Times New Roman"/>
                          <w:sz w:val="24"/>
                        </w:rPr>
                        <w:t>Figure 4.</w:t>
                      </w:r>
                      <w:r>
                        <w:rPr>
                          <w:rFonts w:ascii="Times New Roman" w:hAnsi="Times New Roman" w:cs="Times New Roman"/>
                          <w:sz w:val="24"/>
                        </w:rPr>
                        <w:t>4.1: Home screen of the app</w:t>
                      </w:r>
                      <w:r w:rsidRPr="00F6681F">
                        <w:rPr>
                          <w:rFonts w:ascii="Times New Roman" w:hAnsi="Times New Roman" w:cs="Times New Roman"/>
                          <w:sz w:val="24"/>
                        </w:rPr>
                        <w:t>.</w:t>
                      </w:r>
                    </w:p>
                  </w:txbxContent>
                </v:textbox>
                <w10:wrap anchorx="margin"/>
              </v:shape>
            </w:pict>
          </mc:Fallback>
        </mc:AlternateContent>
      </w:r>
    </w:p>
    <w:p w:rsidR="009A2EA5" w:rsidRPr="009A2EA5" w:rsidRDefault="009A2EA5" w:rsidP="009A2EA5">
      <w:pPr>
        <w:spacing w:line="360" w:lineRule="auto"/>
        <w:jc w:val="both"/>
        <w:rPr>
          <w:rFonts w:ascii="Times New Roman" w:hAnsi="Times New Roman" w:cs="Times New Roman"/>
          <w:sz w:val="24"/>
        </w:rPr>
      </w:pPr>
    </w:p>
    <w:p w:rsidR="009A2EA5" w:rsidRPr="009A2EA5" w:rsidRDefault="009A2EA5" w:rsidP="009A2EA5">
      <w:pPr>
        <w:tabs>
          <w:tab w:val="left" w:pos="1290"/>
        </w:tabs>
        <w:spacing w:line="360" w:lineRule="auto"/>
        <w:jc w:val="both"/>
        <w:rPr>
          <w:rFonts w:ascii="Times New Roman" w:hAnsi="Times New Roman" w:cs="Times New Roman"/>
          <w:sz w:val="24"/>
        </w:rPr>
      </w:pPr>
      <w:r w:rsidRPr="009A2EA5">
        <w:rPr>
          <w:rFonts w:ascii="Times New Roman" w:hAnsi="Times New Roman" w:cs="Times New Roman"/>
          <w:sz w:val="24"/>
        </w:rPr>
        <w:tab/>
        <w:t>Once user completed user authentication process by having entering credentials, user will be brought to home screen as shown in figure 4.4.1. The home screen is the main interface after the user verification, as it acts as the central for navigation of functions of the app. There is 4 buttons on the screen such as “Start Driving”, “Book a Ride”, “Manage Booking” and “</w:t>
      </w:r>
      <w:r w:rsidR="00CF7498">
        <w:rPr>
          <w:rFonts w:ascii="Times New Roman" w:hAnsi="Times New Roman" w:cs="Times New Roman"/>
          <w:sz w:val="24"/>
        </w:rPr>
        <w:t xml:space="preserve">User and </w:t>
      </w:r>
      <w:r w:rsidRPr="009A2EA5">
        <w:rPr>
          <w:rFonts w:ascii="Times New Roman" w:hAnsi="Times New Roman" w:cs="Times New Roman"/>
          <w:sz w:val="24"/>
        </w:rPr>
        <w:t>Driving Info”.</w:t>
      </w:r>
    </w:p>
    <w:p w:rsidR="009A2EA5" w:rsidRPr="009A2EA5" w:rsidRDefault="009A2EA5" w:rsidP="009A2EA5">
      <w:pPr>
        <w:tabs>
          <w:tab w:val="left" w:pos="1290"/>
        </w:tabs>
        <w:spacing w:line="360" w:lineRule="auto"/>
        <w:jc w:val="both"/>
        <w:rPr>
          <w:rFonts w:ascii="Times New Roman" w:hAnsi="Times New Roman" w:cs="Times New Roman"/>
          <w:sz w:val="24"/>
        </w:rPr>
      </w:pPr>
    </w:p>
    <w:p w:rsidR="009A2EA5" w:rsidRPr="009A2EA5" w:rsidRDefault="009A2EA5" w:rsidP="009A2EA5">
      <w:pPr>
        <w:tabs>
          <w:tab w:val="left" w:pos="1290"/>
        </w:tabs>
        <w:spacing w:line="360" w:lineRule="auto"/>
        <w:jc w:val="both"/>
        <w:rPr>
          <w:rFonts w:ascii="Times New Roman" w:hAnsi="Times New Roman" w:cs="Times New Roman"/>
          <w:sz w:val="24"/>
        </w:rPr>
      </w:pPr>
    </w:p>
    <w:p w:rsidR="009A2EA5" w:rsidRPr="009A2EA5" w:rsidRDefault="009A2EA5" w:rsidP="009A2EA5">
      <w:pPr>
        <w:tabs>
          <w:tab w:val="left" w:pos="1290"/>
        </w:tabs>
        <w:spacing w:line="360" w:lineRule="auto"/>
        <w:jc w:val="both"/>
        <w:rPr>
          <w:rFonts w:ascii="Times New Roman" w:hAnsi="Times New Roman" w:cs="Times New Roman"/>
          <w:sz w:val="24"/>
        </w:rPr>
      </w:pPr>
    </w:p>
    <w:p w:rsidR="009A2EA5" w:rsidRPr="009A2EA5" w:rsidRDefault="009A2EA5" w:rsidP="009A2EA5">
      <w:pPr>
        <w:tabs>
          <w:tab w:val="left" w:pos="1290"/>
        </w:tabs>
        <w:spacing w:line="360" w:lineRule="auto"/>
        <w:jc w:val="both"/>
        <w:rPr>
          <w:rFonts w:ascii="Times New Roman" w:hAnsi="Times New Roman" w:cs="Times New Roman"/>
          <w:sz w:val="24"/>
        </w:rPr>
      </w:pPr>
    </w:p>
    <w:p w:rsidR="009A2EA5" w:rsidRPr="009A2EA5" w:rsidRDefault="009A2EA5" w:rsidP="009A2EA5">
      <w:pPr>
        <w:tabs>
          <w:tab w:val="left" w:pos="1290"/>
        </w:tabs>
        <w:spacing w:line="360" w:lineRule="auto"/>
        <w:jc w:val="both"/>
        <w:rPr>
          <w:rFonts w:ascii="Times New Roman" w:hAnsi="Times New Roman" w:cs="Times New Roman"/>
          <w:sz w:val="24"/>
        </w:rPr>
      </w:pPr>
    </w:p>
    <w:p w:rsidR="009A2EA5" w:rsidRPr="009A2EA5" w:rsidRDefault="009A2EA5" w:rsidP="009A2EA5">
      <w:pPr>
        <w:tabs>
          <w:tab w:val="left" w:pos="1290"/>
        </w:tabs>
        <w:spacing w:line="360" w:lineRule="auto"/>
        <w:jc w:val="both"/>
        <w:rPr>
          <w:rFonts w:ascii="Times New Roman" w:hAnsi="Times New Roman" w:cs="Times New Roman"/>
          <w:sz w:val="24"/>
        </w:rPr>
      </w:pPr>
    </w:p>
    <w:p w:rsidR="009A2EA5" w:rsidRPr="009A2EA5" w:rsidRDefault="009A2EA5" w:rsidP="009A2EA5">
      <w:pPr>
        <w:tabs>
          <w:tab w:val="left" w:pos="1290"/>
        </w:tabs>
        <w:spacing w:line="360" w:lineRule="auto"/>
        <w:jc w:val="both"/>
        <w:rPr>
          <w:rFonts w:ascii="Times New Roman" w:hAnsi="Times New Roman" w:cs="Times New Roman"/>
          <w:sz w:val="24"/>
        </w:rPr>
      </w:pPr>
    </w:p>
    <w:p w:rsidR="009A2EA5" w:rsidRPr="009A2EA5" w:rsidRDefault="00CF7498" w:rsidP="009A2EA5">
      <w:pPr>
        <w:tabs>
          <w:tab w:val="left" w:pos="1290"/>
        </w:tabs>
        <w:spacing w:line="360" w:lineRule="auto"/>
        <w:jc w:val="both"/>
        <w:rPr>
          <w:rFonts w:ascii="Times New Roman" w:hAnsi="Times New Roman" w:cs="Times New Roman"/>
          <w:sz w:val="24"/>
        </w:rPr>
      </w:pPr>
      <w:r>
        <w:rPr>
          <w:noProof/>
        </w:rPr>
        <w:lastRenderedPageBreak/>
        <w:pict>
          <v:shape id="_x0000_s1054" type="#_x0000_t75" style="position:absolute;left:0;text-align:left;margin-left:-2.05pt;margin-top:25.8pt;width:154.4pt;height:274.45pt;z-index:-251611136;mso-position-horizontal-relative:text;mso-position-vertical-relative:text;mso-width-relative:page;mso-height-relative:page" wrapcoords="-81 0 -81 21555 21600 21555 21600 0 -81 0">
            <v:imagedata r:id="rId31" o:title="Screenshot_20180524-054036"/>
            <w10:wrap type="tight"/>
          </v:shape>
        </w:pict>
      </w:r>
      <w:r w:rsidR="009A2EA5" w:rsidRPr="009A2EA5">
        <w:rPr>
          <w:noProof/>
          <w:sz w:val="24"/>
        </w:rPr>
        <w:drawing>
          <wp:anchor distT="0" distB="0" distL="114300" distR="114300" simplePos="0" relativeHeight="251676672" behindDoc="1" locked="0" layoutInCell="1" allowOverlap="1">
            <wp:simplePos x="0" y="0"/>
            <wp:positionH relativeFrom="column">
              <wp:posOffset>3981450</wp:posOffset>
            </wp:positionH>
            <wp:positionV relativeFrom="paragraph">
              <wp:posOffset>339725</wp:posOffset>
            </wp:positionV>
            <wp:extent cx="2021205" cy="3592830"/>
            <wp:effectExtent l="0" t="0" r="0" b="7620"/>
            <wp:wrapTight wrapText="bothSides">
              <wp:wrapPolygon edited="0">
                <wp:start x="0" y="0"/>
                <wp:lineTo x="0" y="21531"/>
                <wp:lineTo x="21376" y="21531"/>
                <wp:lineTo x="21376" y="0"/>
                <wp:lineTo x="0" y="0"/>
              </wp:wrapPolygon>
            </wp:wrapTight>
            <wp:docPr id="40" name="Picture 40" descr="Screenshot_20180328-11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_20180328-11230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21205" cy="3592830"/>
                    </a:xfrm>
                    <a:prstGeom prst="rect">
                      <a:avLst/>
                    </a:prstGeom>
                    <a:noFill/>
                  </pic:spPr>
                </pic:pic>
              </a:graphicData>
            </a:graphic>
            <wp14:sizeRelH relativeFrom="page">
              <wp14:pctWidth>0</wp14:pctWidth>
            </wp14:sizeRelH>
            <wp14:sizeRelV relativeFrom="page">
              <wp14:pctHeight>0</wp14:pctHeight>
            </wp14:sizeRelV>
          </wp:anchor>
        </w:drawing>
      </w:r>
      <w:r w:rsidR="009A2EA5" w:rsidRPr="009A2EA5">
        <w:rPr>
          <w:noProof/>
          <w:sz w:val="24"/>
        </w:rPr>
        <w:drawing>
          <wp:anchor distT="0" distB="0" distL="114300" distR="114300" simplePos="0" relativeHeight="251675648" behindDoc="1" locked="0" layoutInCell="1" allowOverlap="1">
            <wp:simplePos x="0" y="0"/>
            <wp:positionH relativeFrom="column">
              <wp:posOffset>1973580</wp:posOffset>
            </wp:positionH>
            <wp:positionV relativeFrom="paragraph">
              <wp:posOffset>330200</wp:posOffset>
            </wp:positionV>
            <wp:extent cx="1991995" cy="3515360"/>
            <wp:effectExtent l="0" t="0" r="8255" b="8890"/>
            <wp:wrapTight wrapText="bothSides">
              <wp:wrapPolygon edited="0">
                <wp:start x="0" y="0"/>
                <wp:lineTo x="0" y="21538"/>
                <wp:lineTo x="21483" y="21538"/>
                <wp:lineTo x="21483" y="0"/>
                <wp:lineTo x="0" y="0"/>
              </wp:wrapPolygon>
            </wp:wrapTight>
            <wp:docPr id="38" name="Picture 38" descr="Screenshot_20180328-11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_20180328-11230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91995" cy="3515360"/>
                    </a:xfrm>
                    <a:prstGeom prst="rect">
                      <a:avLst/>
                    </a:prstGeom>
                    <a:noFill/>
                  </pic:spPr>
                </pic:pic>
              </a:graphicData>
            </a:graphic>
            <wp14:sizeRelH relativeFrom="page">
              <wp14:pctWidth>0</wp14:pctWidth>
            </wp14:sizeRelH>
            <wp14:sizeRelV relativeFrom="page">
              <wp14:pctHeight>0</wp14:pctHeight>
            </wp14:sizeRelV>
          </wp:anchor>
        </w:drawing>
      </w:r>
      <w:r w:rsidR="009A2EA5" w:rsidRPr="009A2EA5">
        <w:rPr>
          <w:rFonts w:ascii="Times New Roman" w:hAnsi="Times New Roman" w:cs="Times New Roman"/>
          <w:sz w:val="28"/>
        </w:rPr>
        <w:t>4.4.1 Start Driving</w:t>
      </w:r>
    </w:p>
    <w:p w:rsidR="009A2EA5" w:rsidRPr="009A2EA5" w:rsidRDefault="009A2EA5" w:rsidP="009A2EA5">
      <w:pPr>
        <w:tabs>
          <w:tab w:val="left" w:pos="1290"/>
        </w:tabs>
        <w:spacing w:line="360" w:lineRule="auto"/>
        <w:jc w:val="both"/>
        <w:rPr>
          <w:rFonts w:ascii="Times New Roman" w:hAnsi="Times New Roman" w:cs="Times New Roman"/>
          <w:sz w:val="24"/>
        </w:rPr>
      </w:pPr>
      <w:r w:rsidRPr="009A2EA5">
        <w:rPr>
          <w:rFonts w:ascii="Times New Roman" w:hAnsi="Times New Roman" w:cs="Times New Roman"/>
          <w:noProof/>
          <w:sz w:val="24"/>
        </w:rPr>
        <mc:AlternateContent>
          <mc:Choice Requires="wps">
            <w:drawing>
              <wp:anchor distT="0" distB="0" distL="114300" distR="114300" simplePos="0" relativeHeight="251678720" behindDoc="0" locked="0" layoutInCell="1" allowOverlap="1" wp14:anchorId="0BB08052" wp14:editId="0D377D7E">
                <wp:simplePos x="0" y="0"/>
                <wp:positionH relativeFrom="margin">
                  <wp:posOffset>1428750</wp:posOffset>
                </wp:positionH>
                <wp:positionV relativeFrom="paragraph">
                  <wp:posOffset>3678555</wp:posOffset>
                </wp:positionV>
                <wp:extent cx="3238500" cy="36195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238500" cy="361950"/>
                        </a:xfrm>
                        <a:prstGeom prst="rect">
                          <a:avLst/>
                        </a:prstGeom>
                        <a:noFill/>
                        <a:ln w="6350">
                          <a:noFill/>
                        </a:ln>
                        <a:effectLst/>
                      </wps:spPr>
                      <wps:txbx>
                        <w:txbxContent>
                          <w:p w:rsidR="009A2EA5" w:rsidRPr="00F6681F" w:rsidRDefault="009A2EA5" w:rsidP="009A2EA5">
                            <w:pPr>
                              <w:rPr>
                                <w:rFonts w:ascii="Times New Roman" w:hAnsi="Times New Roman" w:cs="Times New Roman"/>
                                <w:sz w:val="24"/>
                              </w:rPr>
                            </w:pPr>
                            <w:r w:rsidRPr="00F6681F">
                              <w:rPr>
                                <w:rFonts w:ascii="Times New Roman" w:hAnsi="Times New Roman" w:cs="Times New Roman"/>
                                <w:sz w:val="24"/>
                              </w:rPr>
                              <w:t>Figure 4.</w:t>
                            </w:r>
                            <w:r>
                              <w:rPr>
                                <w:rFonts w:ascii="Times New Roman" w:hAnsi="Times New Roman" w:cs="Times New Roman"/>
                                <w:sz w:val="24"/>
                              </w:rPr>
                              <w:t xml:space="preserve">4.1.1: Start </w:t>
                            </w:r>
                            <w:proofErr w:type="gramStart"/>
                            <w:r>
                              <w:rPr>
                                <w:rFonts w:ascii="Times New Roman" w:hAnsi="Times New Roman" w:cs="Times New Roman"/>
                                <w:sz w:val="24"/>
                              </w:rPr>
                              <w:t>Driving</w:t>
                            </w:r>
                            <w:proofErr w:type="gramEnd"/>
                            <w:r>
                              <w:rPr>
                                <w:rFonts w:ascii="Times New Roman" w:hAnsi="Times New Roman" w:cs="Times New Roman"/>
                                <w:sz w:val="24"/>
                              </w:rPr>
                              <w:t xml:space="preserve"> screen of the app</w:t>
                            </w:r>
                            <w:r w:rsidRPr="00F6681F">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B08052" id="Text Box 31" o:spid="_x0000_s1036" type="#_x0000_t202" style="position:absolute;left:0;text-align:left;margin-left:112.5pt;margin-top:289.65pt;width:255pt;height:28.5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" filled="f" stroked="f" strokeweight=".5pt">
                <v:textbox>
                  <w:txbxContent>
                    <w:p w:rsidR="009A2EA5" w:rsidRPr="00F6681F" w:rsidRDefault="009A2EA5" w:rsidP="009A2EA5">
                      <w:pPr>
                        <w:rPr>
                          <w:rFonts w:ascii="Times New Roman" w:hAnsi="Times New Roman" w:cs="Times New Roman"/>
                          <w:sz w:val="24"/>
                        </w:rPr>
                      </w:pPr>
                      <w:r w:rsidRPr="00F6681F">
                        <w:rPr>
                          <w:rFonts w:ascii="Times New Roman" w:hAnsi="Times New Roman" w:cs="Times New Roman"/>
                          <w:sz w:val="24"/>
                        </w:rPr>
                        <w:t>Figure 4.</w:t>
                      </w:r>
                      <w:r>
                        <w:rPr>
                          <w:rFonts w:ascii="Times New Roman" w:hAnsi="Times New Roman" w:cs="Times New Roman"/>
                          <w:sz w:val="24"/>
                        </w:rPr>
                        <w:t xml:space="preserve">4.1.1: Start </w:t>
                      </w:r>
                      <w:proofErr w:type="gramStart"/>
                      <w:r>
                        <w:rPr>
                          <w:rFonts w:ascii="Times New Roman" w:hAnsi="Times New Roman" w:cs="Times New Roman"/>
                          <w:sz w:val="24"/>
                        </w:rPr>
                        <w:t>Driving</w:t>
                      </w:r>
                      <w:proofErr w:type="gramEnd"/>
                      <w:r>
                        <w:rPr>
                          <w:rFonts w:ascii="Times New Roman" w:hAnsi="Times New Roman" w:cs="Times New Roman"/>
                          <w:sz w:val="24"/>
                        </w:rPr>
                        <w:t xml:space="preserve"> screen of the app</w:t>
                      </w:r>
                      <w:r w:rsidRPr="00F6681F">
                        <w:rPr>
                          <w:rFonts w:ascii="Times New Roman" w:hAnsi="Times New Roman" w:cs="Times New Roman"/>
                          <w:sz w:val="24"/>
                        </w:rPr>
                        <w:t>.</w:t>
                      </w:r>
                    </w:p>
                  </w:txbxContent>
                </v:textbox>
                <w10:wrap anchorx="margin"/>
              </v:shape>
            </w:pict>
          </mc:Fallback>
        </mc:AlternateContent>
      </w:r>
    </w:p>
    <w:p w:rsidR="009A2EA5" w:rsidRPr="009A2EA5" w:rsidRDefault="009A2EA5" w:rsidP="009A2EA5">
      <w:pPr>
        <w:spacing w:line="360" w:lineRule="auto"/>
        <w:jc w:val="both"/>
        <w:rPr>
          <w:rFonts w:ascii="Times New Roman" w:hAnsi="Times New Roman" w:cs="Times New Roman"/>
          <w:sz w:val="24"/>
        </w:rPr>
      </w:pPr>
    </w:p>
    <w:p w:rsidR="009A2EA5" w:rsidRPr="009A2EA5" w:rsidRDefault="009A2EA5" w:rsidP="009A2EA5">
      <w:pPr>
        <w:spacing w:line="360" w:lineRule="auto"/>
        <w:jc w:val="both"/>
        <w:rPr>
          <w:rFonts w:ascii="Times New Roman" w:hAnsi="Times New Roman" w:cs="Times New Roman"/>
          <w:sz w:val="24"/>
        </w:rPr>
      </w:pPr>
      <w:r w:rsidRPr="009A2EA5">
        <w:rPr>
          <w:rFonts w:ascii="Times New Roman" w:hAnsi="Times New Roman" w:cs="Times New Roman"/>
          <w:sz w:val="24"/>
        </w:rPr>
        <w:tab/>
        <w:t xml:space="preserve">User will be directed to </w:t>
      </w:r>
      <w:proofErr w:type="spellStart"/>
      <w:r w:rsidRPr="009A2EA5">
        <w:rPr>
          <w:rFonts w:ascii="Times New Roman" w:hAnsi="Times New Roman" w:cs="Times New Roman"/>
          <w:sz w:val="24"/>
        </w:rPr>
        <w:t>google</w:t>
      </w:r>
      <w:proofErr w:type="spellEnd"/>
      <w:r w:rsidRPr="009A2EA5">
        <w:rPr>
          <w:rFonts w:ascii="Times New Roman" w:hAnsi="Times New Roman" w:cs="Times New Roman"/>
          <w:sz w:val="24"/>
        </w:rPr>
        <w:t xml:space="preserve"> maps where to show the location of the available EVs. User can press the button on the screen of the maps to navigate to the exact location of the EV by using Google Maps navigation. </w:t>
      </w:r>
      <w:r w:rsidRPr="009A2EA5">
        <w:rPr>
          <w:rFonts w:ascii="Times New Roman" w:hAnsi="Times New Roman" w:cs="Times New Roman"/>
          <w:sz w:val="24"/>
        </w:rPr>
        <w:br w:type="page"/>
      </w:r>
    </w:p>
    <w:p w:rsidR="009A2EA5" w:rsidRPr="009A2EA5" w:rsidRDefault="00647B19" w:rsidP="009A2EA5">
      <w:pPr>
        <w:tabs>
          <w:tab w:val="left" w:pos="1290"/>
        </w:tabs>
        <w:spacing w:line="360" w:lineRule="auto"/>
        <w:jc w:val="both"/>
        <w:rPr>
          <w:rFonts w:ascii="Times New Roman" w:hAnsi="Times New Roman" w:cs="Times New Roman"/>
          <w:sz w:val="28"/>
        </w:rPr>
      </w:pPr>
      <w:ins w:id="47" w:author="choo hong yee" w:date="2018-05-24T05:42:00Z">
        <w:r>
          <w:rPr>
            <w:noProof/>
          </w:rPr>
          <w:lastRenderedPageBreak/>
          <w:drawing>
            <wp:anchor distT="0" distB="0" distL="114300" distR="114300" simplePos="0" relativeHeight="251713536" behindDoc="1" locked="0" layoutInCell="1" allowOverlap="1" wp14:anchorId="67FC98DB" wp14:editId="6081014B">
              <wp:simplePos x="0" y="0"/>
              <wp:positionH relativeFrom="margin">
                <wp:align>left</wp:align>
              </wp:positionH>
              <wp:positionV relativeFrom="paragraph">
                <wp:posOffset>4203700</wp:posOffset>
              </wp:positionV>
              <wp:extent cx="6308090" cy="3408045"/>
              <wp:effectExtent l="0" t="0" r="0" b="1905"/>
              <wp:wrapTight wrapText="bothSides">
                <wp:wrapPolygon edited="0">
                  <wp:start x="0" y="0"/>
                  <wp:lineTo x="0" y="21491"/>
                  <wp:lineTo x="21526" y="21491"/>
                  <wp:lineTo x="21526"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308090" cy="3408045"/>
                      </a:xfrm>
                      <a:prstGeom prst="rect">
                        <a:avLst/>
                      </a:prstGeom>
                    </pic:spPr>
                  </pic:pic>
                </a:graphicData>
              </a:graphic>
              <wp14:sizeRelH relativeFrom="page">
                <wp14:pctWidth>0</wp14:pctWidth>
              </wp14:sizeRelH>
              <wp14:sizeRelV relativeFrom="page">
                <wp14:pctHeight>0</wp14:pctHeight>
              </wp14:sizeRelV>
            </wp:anchor>
          </w:drawing>
        </w:r>
      </w:ins>
      <w:r>
        <w:rPr>
          <w:noProof/>
        </w:rPr>
        <w:pict>
          <v:shape id="_x0000_s1058" type="#_x0000_t75" style="position:absolute;left:0;text-align:left;margin-left:326.65pt;margin-top:35.25pt;width:161.45pt;height:287.15pt;z-index:-251604992;mso-position-horizontal-relative:text;mso-position-vertical-relative:text;mso-width-relative:page;mso-height-relative:page" wrapcoords="-44 0 -44 21575 21600 21575 21600 0 -44 0">
            <v:imagedata r:id="rId35" o:title="Screenshot_20180524-054146"/>
            <w10:wrap type="tight"/>
          </v:shape>
        </w:pict>
      </w:r>
      <w:r>
        <w:rPr>
          <w:noProof/>
        </w:rPr>
        <w:pict>
          <v:shape id="_x0000_s1059" type="#_x0000_t75" style="position:absolute;left:0;text-align:left;margin-left:164.2pt;margin-top:33.35pt;width:162.45pt;height:289.05pt;z-index:-251603968;mso-position-horizontal-relative:text;mso-position-vertical-relative:text;mso-width-relative:page;mso-height-relative:page" wrapcoords="-44 0 -44 21575 21600 21575 21600 0 -44 0">
            <v:imagedata r:id="rId36" o:title="Screenshot_20180524-054142"/>
            <w10:wrap type="tight"/>
          </v:shape>
        </w:pict>
      </w:r>
      <w:r>
        <w:rPr>
          <w:noProof/>
        </w:rPr>
        <w:pict>
          <v:shape id="_x0000_s1057" type="#_x0000_t75" style="position:absolute;left:0;text-align:left;margin-left:157.75pt;margin-top:33.35pt;width:162.45pt;height:289.05pt;z-index:-251606016;mso-position-horizontal-relative:text;mso-position-vertical-relative:text;mso-width-relative:page;mso-height-relative:page" wrapcoords="-44 0 -44 21575 21600 21575 21600 0 -44 0">
            <v:imagedata r:id="rId36" o:title="Screenshot_20180524-054142"/>
            <w10:wrap type="tight"/>
          </v:shape>
        </w:pict>
      </w:r>
      <w:r>
        <w:rPr>
          <w:noProof/>
        </w:rPr>
        <w:pict>
          <v:shape id="_x0000_s1056" type="#_x0000_t75" style="position:absolute;left:0;text-align:left;margin-left:159.85pt;margin-top:30.1pt;width:162.45pt;height:289.05pt;z-index:-251607040;mso-position-horizontal-relative:text;mso-position-vertical-relative:text;mso-width-relative:page;mso-height-relative:page" wrapcoords="-44 0 -44 21575 21600 21575 21600 0 -44 0">
            <v:imagedata r:id="rId36" o:title="Screenshot_20180524-054142"/>
            <w10:wrap type="tight"/>
          </v:shape>
        </w:pict>
      </w:r>
      <w:r>
        <w:rPr>
          <w:noProof/>
        </w:rPr>
        <w:pict>
          <v:shape id="_x0000_s1055" type="#_x0000_t75" style="position:absolute;left:0;text-align:left;margin-left:320.2pt;margin-top:35.25pt;width:161.45pt;height:287.15pt;z-index:-251609088;mso-position-horizontal-relative:text;mso-position-vertical-relative:text;mso-width-relative:page;mso-height-relative:page" wrapcoords="-44 0 -44 21575 21600 21575 21600 0 -44 0">
            <v:imagedata r:id="rId35" o:title="Screenshot_20180524-054146"/>
            <w10:wrap type="tight"/>
          </v:shape>
        </w:pict>
      </w:r>
      <w:r w:rsidR="009A2EA5" w:rsidRPr="009A2EA5">
        <w:rPr>
          <w:rFonts w:ascii="Times New Roman" w:hAnsi="Times New Roman" w:cs="Times New Roman"/>
          <w:sz w:val="28"/>
        </w:rPr>
        <w:t xml:space="preserve">4.4.2 Book </w:t>
      </w:r>
      <w:proofErr w:type="gramStart"/>
      <w:r w:rsidR="009A2EA5" w:rsidRPr="009A2EA5">
        <w:rPr>
          <w:rFonts w:ascii="Times New Roman" w:hAnsi="Times New Roman" w:cs="Times New Roman"/>
          <w:sz w:val="28"/>
        </w:rPr>
        <w:t>A</w:t>
      </w:r>
      <w:proofErr w:type="gramEnd"/>
      <w:r w:rsidR="009A2EA5" w:rsidRPr="009A2EA5">
        <w:rPr>
          <w:rFonts w:ascii="Times New Roman" w:hAnsi="Times New Roman" w:cs="Times New Roman"/>
          <w:sz w:val="28"/>
        </w:rPr>
        <w:t xml:space="preserve"> Ride</w:t>
      </w:r>
    </w:p>
    <w:p w:rsidR="009A2EA5" w:rsidRPr="009A2EA5" w:rsidRDefault="00647B19" w:rsidP="009A2EA5">
      <w:pPr>
        <w:spacing w:line="360" w:lineRule="auto"/>
        <w:jc w:val="both"/>
        <w:rPr>
          <w:rFonts w:ascii="Times New Roman" w:hAnsi="Times New Roman" w:cs="Times New Roman"/>
          <w:sz w:val="24"/>
        </w:rPr>
      </w:pPr>
      <w:r w:rsidRPr="009A2EA5">
        <w:rPr>
          <w:rFonts w:ascii="Times New Roman" w:hAnsi="Times New Roman" w:cs="Times New Roman"/>
          <w:noProof/>
          <w:sz w:val="24"/>
        </w:rPr>
        <mc:AlternateContent>
          <mc:Choice Requires="wps">
            <w:drawing>
              <wp:anchor distT="0" distB="0" distL="114300" distR="114300" simplePos="0" relativeHeight="251674624" behindDoc="0" locked="0" layoutInCell="1" allowOverlap="1" wp14:anchorId="2863AA1B" wp14:editId="12819AD7">
                <wp:simplePos x="0" y="0"/>
                <wp:positionH relativeFrom="margin">
                  <wp:align>center</wp:align>
                </wp:positionH>
                <wp:positionV relativeFrom="paragraph">
                  <wp:posOffset>7366948</wp:posOffset>
                </wp:positionV>
                <wp:extent cx="3238500" cy="36195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238500" cy="361950"/>
                        </a:xfrm>
                        <a:prstGeom prst="rect">
                          <a:avLst/>
                        </a:prstGeom>
                        <a:noFill/>
                        <a:ln w="6350">
                          <a:noFill/>
                        </a:ln>
                        <a:effectLst/>
                      </wps:spPr>
                      <wps:txbx>
                        <w:txbxContent>
                          <w:p w:rsidR="009A2EA5" w:rsidRPr="00F6681F" w:rsidRDefault="009A2EA5" w:rsidP="009A2EA5">
                            <w:pPr>
                              <w:rPr>
                                <w:rFonts w:ascii="Times New Roman" w:hAnsi="Times New Roman" w:cs="Times New Roman"/>
                                <w:sz w:val="24"/>
                              </w:rPr>
                            </w:pPr>
                            <w:r w:rsidRPr="00F6681F">
                              <w:rPr>
                                <w:rFonts w:ascii="Times New Roman" w:hAnsi="Times New Roman" w:cs="Times New Roman"/>
                                <w:sz w:val="24"/>
                              </w:rPr>
                              <w:t>Figure 4.</w:t>
                            </w:r>
                            <w:r w:rsidR="00647B19">
                              <w:rPr>
                                <w:rFonts w:ascii="Times New Roman" w:hAnsi="Times New Roman" w:cs="Times New Roman"/>
                                <w:sz w:val="24"/>
                              </w:rPr>
                              <w:t>4.2</w:t>
                            </w:r>
                            <w:r>
                              <w:rPr>
                                <w:rFonts w:ascii="Times New Roman" w:hAnsi="Times New Roman" w:cs="Times New Roman"/>
                                <w:sz w:val="24"/>
                              </w:rPr>
                              <w:t>.1</w:t>
                            </w:r>
                            <w:proofErr w:type="gramStart"/>
                            <w:r>
                              <w:rPr>
                                <w:rFonts w:ascii="Times New Roman" w:hAnsi="Times New Roman" w:cs="Times New Roman"/>
                                <w:sz w:val="24"/>
                              </w:rPr>
                              <w:t>:Book</w:t>
                            </w:r>
                            <w:proofErr w:type="gramEnd"/>
                            <w:r>
                              <w:rPr>
                                <w:rFonts w:ascii="Times New Roman" w:hAnsi="Times New Roman" w:cs="Times New Roman"/>
                                <w:sz w:val="24"/>
                              </w:rPr>
                              <w:t xml:space="preserve"> a ride screen of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63AA1B" id="Text Box 32" o:spid="_x0000_s1037" type="#_x0000_t202" style="position:absolute;left:0;text-align:left;margin-left:0;margin-top:580.05pt;width:255pt;height:28.5pt;z-index:2516746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" filled="f" stroked="f" strokeweight=".5pt">
                <v:textbox>
                  <w:txbxContent>
                    <w:p w:rsidR="009A2EA5" w:rsidRPr="00F6681F" w:rsidRDefault="009A2EA5" w:rsidP="009A2EA5">
                      <w:pPr>
                        <w:rPr>
                          <w:rFonts w:ascii="Times New Roman" w:hAnsi="Times New Roman" w:cs="Times New Roman"/>
                          <w:sz w:val="24"/>
                        </w:rPr>
                      </w:pPr>
                      <w:r w:rsidRPr="00F6681F">
                        <w:rPr>
                          <w:rFonts w:ascii="Times New Roman" w:hAnsi="Times New Roman" w:cs="Times New Roman"/>
                          <w:sz w:val="24"/>
                        </w:rPr>
                        <w:t>Figure 4.</w:t>
                      </w:r>
                      <w:r w:rsidR="00647B19">
                        <w:rPr>
                          <w:rFonts w:ascii="Times New Roman" w:hAnsi="Times New Roman" w:cs="Times New Roman"/>
                          <w:sz w:val="24"/>
                        </w:rPr>
                        <w:t>4.2</w:t>
                      </w:r>
                      <w:r>
                        <w:rPr>
                          <w:rFonts w:ascii="Times New Roman" w:hAnsi="Times New Roman" w:cs="Times New Roman"/>
                          <w:sz w:val="24"/>
                        </w:rPr>
                        <w:t>.1</w:t>
                      </w:r>
                      <w:proofErr w:type="gramStart"/>
                      <w:r>
                        <w:rPr>
                          <w:rFonts w:ascii="Times New Roman" w:hAnsi="Times New Roman" w:cs="Times New Roman"/>
                          <w:sz w:val="24"/>
                        </w:rPr>
                        <w:t>:Book</w:t>
                      </w:r>
                      <w:proofErr w:type="gramEnd"/>
                      <w:r>
                        <w:rPr>
                          <w:rFonts w:ascii="Times New Roman" w:hAnsi="Times New Roman" w:cs="Times New Roman"/>
                          <w:sz w:val="24"/>
                        </w:rPr>
                        <w:t xml:space="preserve"> a ride screen of the app.</w:t>
                      </w:r>
                    </w:p>
                  </w:txbxContent>
                </v:textbox>
                <w10:wrap anchorx="margin"/>
              </v:shape>
            </w:pict>
          </mc:Fallback>
        </mc:AlternateContent>
      </w:r>
      <w:r w:rsidRPr="009A2EA5">
        <w:rPr>
          <w:noProof/>
        </w:rPr>
        <w:drawing>
          <wp:anchor distT="0" distB="0" distL="114300" distR="114300" simplePos="0" relativeHeight="251672576" behindDoc="1" locked="0" layoutInCell="1" allowOverlap="1" wp14:anchorId="264EE5CF" wp14:editId="3BD30B8B">
            <wp:simplePos x="0" y="0"/>
            <wp:positionH relativeFrom="margin">
              <wp:align>left</wp:align>
            </wp:positionH>
            <wp:positionV relativeFrom="paragraph">
              <wp:posOffset>17145</wp:posOffset>
            </wp:positionV>
            <wp:extent cx="2023110" cy="3603625"/>
            <wp:effectExtent l="0" t="0" r="0" b="0"/>
            <wp:wrapTight wrapText="bothSides">
              <wp:wrapPolygon edited="0">
                <wp:start x="0" y="0"/>
                <wp:lineTo x="0" y="21467"/>
                <wp:lineTo x="21356" y="21467"/>
                <wp:lineTo x="21356" y="0"/>
                <wp:lineTo x="0" y="0"/>
              </wp:wrapPolygon>
            </wp:wrapTight>
            <wp:docPr id="34" name="Picture 34" descr="C:\Users\Edwin\AppData\Local\Microsoft\Windows\INetCache\Content.Word\Screenshot_20180519-003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dwin\AppData\Local\Microsoft\Windows\INetCache\Content.Word\Screenshot_20180519-003658.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23110" cy="3603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2EA5" w:rsidRPr="009A2EA5" w:rsidRDefault="009A2EA5" w:rsidP="009A2EA5">
      <w:pPr>
        <w:spacing w:line="360" w:lineRule="auto"/>
        <w:jc w:val="both"/>
        <w:rPr>
          <w:rFonts w:ascii="Times New Roman" w:hAnsi="Times New Roman" w:cs="Times New Roman"/>
          <w:sz w:val="24"/>
        </w:rPr>
      </w:pPr>
      <w:r w:rsidRPr="009A2EA5">
        <w:rPr>
          <w:rFonts w:ascii="Times New Roman" w:hAnsi="Times New Roman" w:cs="Times New Roman"/>
          <w:sz w:val="24"/>
        </w:rPr>
        <w:lastRenderedPageBreak/>
        <w:tab/>
        <w:t>Figure 4.4.</w:t>
      </w:r>
      <w:r w:rsidR="00647B19">
        <w:rPr>
          <w:rFonts w:ascii="Times New Roman" w:hAnsi="Times New Roman" w:cs="Times New Roman"/>
          <w:sz w:val="24"/>
        </w:rPr>
        <w:t>2</w:t>
      </w:r>
      <w:r w:rsidRPr="009A2EA5">
        <w:rPr>
          <w:rFonts w:ascii="Times New Roman" w:hAnsi="Times New Roman" w:cs="Times New Roman"/>
          <w:sz w:val="24"/>
        </w:rPr>
        <w:t xml:space="preserve">.1 shows the screen for book a ride button. User will be able to book the EV’s slot using this button. User will be prompt to enter departure and arrival location, including the desired booking time. All the data will be recorded in database, and can be view by admin for monitoring purpose. </w:t>
      </w:r>
    </w:p>
    <w:p w:rsidR="009A2EA5" w:rsidRPr="009A2EA5" w:rsidRDefault="009A2EA5" w:rsidP="009A2EA5">
      <w:pPr>
        <w:spacing w:line="360" w:lineRule="auto"/>
        <w:jc w:val="both"/>
        <w:rPr>
          <w:rFonts w:ascii="Times New Roman" w:hAnsi="Times New Roman" w:cs="Times New Roman"/>
          <w:sz w:val="28"/>
        </w:rPr>
      </w:pPr>
      <w:r w:rsidRPr="009A2EA5">
        <w:rPr>
          <w:rFonts w:ascii="Times New Roman" w:hAnsi="Times New Roman" w:cs="Times New Roman"/>
          <w:sz w:val="28"/>
        </w:rPr>
        <w:t>4.4.3 Manage Booking</w:t>
      </w:r>
    </w:p>
    <w:p w:rsidR="009A2EA5" w:rsidRPr="009A2EA5" w:rsidRDefault="00647B19" w:rsidP="009A2EA5">
      <w:pPr>
        <w:spacing w:line="360" w:lineRule="auto"/>
        <w:jc w:val="both"/>
        <w:rPr>
          <w:rFonts w:ascii="Times New Roman" w:hAnsi="Times New Roman" w:cs="Times New Roman"/>
          <w:sz w:val="24"/>
        </w:rPr>
      </w:pPr>
      <w:r w:rsidRPr="009A2EA5">
        <w:rPr>
          <w:rFonts w:ascii="Times New Roman" w:hAnsi="Times New Roman" w:cs="Times New Roman"/>
          <w:noProof/>
          <w:sz w:val="24"/>
        </w:rPr>
        <mc:AlternateContent>
          <mc:Choice Requires="wps">
            <w:drawing>
              <wp:anchor distT="0" distB="0" distL="114300" distR="114300" simplePos="0" relativeHeight="251720704" behindDoc="0" locked="0" layoutInCell="1" allowOverlap="1" wp14:anchorId="35C9F7FF" wp14:editId="203BCB54">
                <wp:simplePos x="0" y="0"/>
                <wp:positionH relativeFrom="margin">
                  <wp:posOffset>1199408</wp:posOffset>
                </wp:positionH>
                <wp:positionV relativeFrom="paragraph">
                  <wp:posOffset>6026867</wp:posOffset>
                </wp:positionV>
                <wp:extent cx="3585919" cy="361950"/>
                <wp:effectExtent l="0" t="0" r="0" b="0"/>
                <wp:wrapNone/>
                <wp:docPr id="183" name="Text Box 183"/>
                <wp:cNvGraphicFramePr/>
                <a:graphic xmlns:a="http://schemas.openxmlformats.org/drawingml/2006/main">
                  <a:graphicData uri="http://schemas.microsoft.com/office/word/2010/wordprocessingShape">
                    <wps:wsp>
                      <wps:cNvSpPr txBox="1"/>
                      <wps:spPr>
                        <a:xfrm>
                          <a:off x="0" y="0"/>
                          <a:ext cx="3585919" cy="361950"/>
                        </a:xfrm>
                        <a:prstGeom prst="rect">
                          <a:avLst/>
                        </a:prstGeom>
                        <a:noFill/>
                        <a:ln w="6350">
                          <a:noFill/>
                        </a:ln>
                        <a:effectLst/>
                      </wps:spPr>
                      <wps:txbx>
                        <w:txbxContent>
                          <w:p w:rsidR="00647B19" w:rsidRPr="00F6681F" w:rsidRDefault="00647B19" w:rsidP="00647B19">
                            <w:pPr>
                              <w:rPr>
                                <w:rFonts w:ascii="Times New Roman" w:hAnsi="Times New Roman" w:cs="Times New Roman"/>
                                <w:sz w:val="24"/>
                              </w:rPr>
                            </w:pPr>
                            <w:r w:rsidRPr="00F6681F">
                              <w:rPr>
                                <w:rFonts w:ascii="Times New Roman" w:hAnsi="Times New Roman" w:cs="Times New Roman"/>
                                <w:sz w:val="24"/>
                              </w:rPr>
                              <w:t>Figure 4.</w:t>
                            </w:r>
                            <w:r>
                              <w:rPr>
                                <w:rFonts w:ascii="Times New Roman" w:hAnsi="Times New Roman" w:cs="Times New Roman"/>
                                <w:sz w:val="24"/>
                              </w:rPr>
                              <w:t>4.</w:t>
                            </w:r>
                            <w:r>
                              <w:rPr>
                                <w:rFonts w:ascii="Times New Roman" w:hAnsi="Times New Roman" w:cs="Times New Roman"/>
                                <w:sz w:val="24"/>
                              </w:rPr>
                              <w:t>3</w:t>
                            </w:r>
                            <w:r>
                              <w:rPr>
                                <w:rFonts w:ascii="Times New Roman" w:hAnsi="Times New Roman" w:cs="Times New Roman"/>
                                <w:sz w:val="24"/>
                              </w:rPr>
                              <w:t>.1:</w:t>
                            </w:r>
                            <w:r>
                              <w:rPr>
                                <w:rFonts w:ascii="Times New Roman" w:hAnsi="Times New Roman" w:cs="Times New Roman"/>
                                <w:sz w:val="24"/>
                              </w:rPr>
                              <w:t xml:space="preserve"> Manage</w:t>
                            </w:r>
                            <w:r>
                              <w:rPr>
                                <w:rFonts w:ascii="Times New Roman" w:hAnsi="Times New Roman" w:cs="Times New Roman"/>
                                <w:sz w:val="24"/>
                              </w:rPr>
                              <w:t xml:space="preserve"> </w:t>
                            </w:r>
                            <w:r>
                              <w:rPr>
                                <w:rFonts w:ascii="Times New Roman" w:hAnsi="Times New Roman" w:cs="Times New Roman"/>
                                <w:sz w:val="24"/>
                              </w:rPr>
                              <w:t>booking</w:t>
                            </w:r>
                            <w:r>
                              <w:rPr>
                                <w:rFonts w:ascii="Times New Roman" w:hAnsi="Times New Roman" w:cs="Times New Roman"/>
                                <w:sz w:val="24"/>
                              </w:rPr>
                              <w:t xml:space="preserve"> screen of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C9F7FF" id="Text Box 183" o:spid="_x0000_s1038" type="#_x0000_t202" style="position:absolute;left:0;text-align:left;margin-left:94.45pt;margin-top:474.55pt;width:282.35pt;height:28.5pt;z-index:2517207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" filled="f" stroked="f" strokeweight=".5pt">
                <v:textbox>
                  <w:txbxContent>
                    <w:p w:rsidR="00647B19" w:rsidRPr="00F6681F" w:rsidRDefault="00647B19" w:rsidP="00647B19">
                      <w:pPr>
                        <w:rPr>
                          <w:rFonts w:ascii="Times New Roman" w:hAnsi="Times New Roman" w:cs="Times New Roman"/>
                          <w:sz w:val="24"/>
                        </w:rPr>
                      </w:pPr>
                      <w:r w:rsidRPr="00F6681F">
                        <w:rPr>
                          <w:rFonts w:ascii="Times New Roman" w:hAnsi="Times New Roman" w:cs="Times New Roman"/>
                          <w:sz w:val="24"/>
                        </w:rPr>
                        <w:t>Figure 4.</w:t>
                      </w:r>
                      <w:r>
                        <w:rPr>
                          <w:rFonts w:ascii="Times New Roman" w:hAnsi="Times New Roman" w:cs="Times New Roman"/>
                          <w:sz w:val="24"/>
                        </w:rPr>
                        <w:t>4.</w:t>
                      </w:r>
                      <w:r>
                        <w:rPr>
                          <w:rFonts w:ascii="Times New Roman" w:hAnsi="Times New Roman" w:cs="Times New Roman"/>
                          <w:sz w:val="24"/>
                        </w:rPr>
                        <w:t>3</w:t>
                      </w:r>
                      <w:r>
                        <w:rPr>
                          <w:rFonts w:ascii="Times New Roman" w:hAnsi="Times New Roman" w:cs="Times New Roman"/>
                          <w:sz w:val="24"/>
                        </w:rPr>
                        <w:t>.1:</w:t>
                      </w:r>
                      <w:r>
                        <w:rPr>
                          <w:rFonts w:ascii="Times New Roman" w:hAnsi="Times New Roman" w:cs="Times New Roman"/>
                          <w:sz w:val="24"/>
                        </w:rPr>
                        <w:t xml:space="preserve"> Manage</w:t>
                      </w:r>
                      <w:r>
                        <w:rPr>
                          <w:rFonts w:ascii="Times New Roman" w:hAnsi="Times New Roman" w:cs="Times New Roman"/>
                          <w:sz w:val="24"/>
                        </w:rPr>
                        <w:t xml:space="preserve"> </w:t>
                      </w:r>
                      <w:r>
                        <w:rPr>
                          <w:rFonts w:ascii="Times New Roman" w:hAnsi="Times New Roman" w:cs="Times New Roman"/>
                          <w:sz w:val="24"/>
                        </w:rPr>
                        <w:t>booking</w:t>
                      </w:r>
                      <w:r>
                        <w:rPr>
                          <w:rFonts w:ascii="Times New Roman" w:hAnsi="Times New Roman" w:cs="Times New Roman"/>
                          <w:sz w:val="24"/>
                        </w:rPr>
                        <w:t xml:space="preserve"> screen of the app.</w:t>
                      </w:r>
                    </w:p>
                  </w:txbxContent>
                </v:textbox>
                <w10:wrap anchorx="margin"/>
              </v:shape>
            </w:pict>
          </mc:Fallback>
        </mc:AlternateContent>
      </w:r>
      <w:r>
        <w:rPr>
          <w:noProof/>
        </w:rPr>
        <w:pict>
          <v:shape id="_x0000_s1060" type="#_x0000_t75" style="position:absolute;left:0;text-align:left;margin-left:94.9pt;margin-top:22.5pt;width:122.35pt;height:217.45pt;z-index:-251600896;mso-position-horizontal-relative:text;mso-position-vertical-relative:text;mso-width-relative:page;mso-height-relative:page" wrapcoords="-44 0 -44 21575 21600 21575 21600 0 -44 0">
            <v:imagedata r:id="rId38" o:title="Screenshot_20180524-054230"/>
            <w10:wrap type="tight"/>
          </v:shape>
        </w:pict>
      </w:r>
      <w:r>
        <w:rPr>
          <w:noProof/>
        </w:rPr>
        <w:pict>
          <v:shape id="_x0000_s1061" type="#_x0000_t75" style="position:absolute;left:0;text-align:left;margin-left:243pt;margin-top:20.8pt;width:129.1pt;height:229.5pt;z-index:-251597824;mso-position-horizontal-relative:text;mso-position-vertical-relative:text;mso-width-relative:page;mso-height-relative:page" wrapcoords="-44 0 -44 21575 21600 21575 21600 0 -44 0">
            <v:imagedata r:id="rId39" o:title="Screenshot_20180524-054250"/>
            <w10:wrap type="tight"/>
          </v:shape>
        </w:pict>
      </w:r>
      <w:ins w:id="48" w:author="choo hong yee" w:date="2018-05-24T05:42:00Z">
        <w:r>
          <w:rPr>
            <w:noProof/>
          </w:rPr>
          <w:drawing>
            <wp:anchor distT="0" distB="0" distL="114300" distR="114300" simplePos="0" relativeHeight="251716608" behindDoc="1" locked="0" layoutInCell="1" allowOverlap="1" wp14:anchorId="290AC693" wp14:editId="1D70C1AF">
              <wp:simplePos x="0" y="0"/>
              <wp:positionH relativeFrom="margin">
                <wp:align>center</wp:align>
              </wp:positionH>
              <wp:positionV relativeFrom="paragraph">
                <wp:posOffset>3258185</wp:posOffset>
              </wp:positionV>
              <wp:extent cx="4583430" cy="2476500"/>
              <wp:effectExtent l="0" t="0" r="7620" b="0"/>
              <wp:wrapTight wrapText="bothSides">
                <wp:wrapPolygon edited="0">
                  <wp:start x="0" y="0"/>
                  <wp:lineTo x="0" y="21434"/>
                  <wp:lineTo x="21546" y="21434"/>
                  <wp:lineTo x="21546"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83430" cy="2476500"/>
                      </a:xfrm>
                      <a:prstGeom prst="rect">
                        <a:avLst/>
                      </a:prstGeom>
                    </pic:spPr>
                  </pic:pic>
                </a:graphicData>
              </a:graphic>
              <wp14:sizeRelH relativeFrom="page">
                <wp14:pctWidth>0</wp14:pctWidth>
              </wp14:sizeRelH>
              <wp14:sizeRelV relativeFrom="page">
                <wp14:pctHeight>0</wp14:pctHeight>
              </wp14:sizeRelV>
            </wp:anchor>
          </w:drawing>
        </w:r>
      </w:ins>
      <w:r w:rsidR="009A2EA5" w:rsidRPr="009A2EA5">
        <w:rPr>
          <w:rFonts w:ascii="Times New Roman" w:hAnsi="Times New Roman" w:cs="Times New Roman"/>
          <w:sz w:val="24"/>
        </w:rPr>
        <w:br w:type="page"/>
      </w:r>
    </w:p>
    <w:p w:rsidR="00647B19" w:rsidRDefault="00647B19" w:rsidP="00647B19">
      <w:pPr>
        <w:tabs>
          <w:tab w:val="left" w:pos="810"/>
        </w:tabs>
        <w:spacing w:line="360" w:lineRule="auto"/>
        <w:jc w:val="both"/>
        <w:rPr>
          <w:rFonts w:ascii="Times New Roman" w:hAnsi="Times New Roman" w:cs="Times New Roman"/>
          <w:sz w:val="28"/>
        </w:rPr>
      </w:pPr>
      <w:r>
        <w:rPr>
          <w:rFonts w:ascii="Times New Roman" w:hAnsi="Times New Roman" w:cs="Times New Roman"/>
          <w:sz w:val="24"/>
        </w:rPr>
        <w:lastRenderedPageBreak/>
        <w:tab/>
        <w:t xml:space="preserve">Figure 4.4.3.1 shows </w:t>
      </w:r>
      <w:proofErr w:type="gramStart"/>
      <w:r>
        <w:rPr>
          <w:rFonts w:ascii="Times New Roman" w:hAnsi="Times New Roman" w:cs="Times New Roman"/>
          <w:sz w:val="24"/>
        </w:rPr>
        <w:t>the manage</w:t>
      </w:r>
      <w:proofErr w:type="gramEnd"/>
      <w:r>
        <w:rPr>
          <w:rFonts w:ascii="Times New Roman" w:hAnsi="Times New Roman" w:cs="Times New Roman"/>
          <w:sz w:val="24"/>
        </w:rPr>
        <w:t xml:space="preserve"> booking screen of the application. It allows user to view the bookings made earlier, and views the status of the booking. Once admin approve the booking, a confirmation button will appear for user to acknowledge the confirmation. The record of the acknowledgment and approval of rides are recorded in the database.</w:t>
      </w:r>
    </w:p>
    <w:p w:rsidR="009A2EA5" w:rsidRPr="009A2EA5" w:rsidRDefault="009A2EA5" w:rsidP="009A2EA5">
      <w:pPr>
        <w:tabs>
          <w:tab w:val="left" w:pos="1290"/>
        </w:tabs>
        <w:spacing w:line="360" w:lineRule="auto"/>
        <w:jc w:val="both"/>
        <w:rPr>
          <w:rFonts w:ascii="Times New Roman" w:hAnsi="Times New Roman" w:cs="Times New Roman"/>
          <w:sz w:val="24"/>
        </w:rPr>
      </w:pPr>
      <w:r w:rsidRPr="009A2EA5">
        <w:rPr>
          <w:rFonts w:ascii="Times New Roman" w:hAnsi="Times New Roman" w:cs="Times New Roman"/>
          <w:sz w:val="28"/>
        </w:rPr>
        <w:t xml:space="preserve">4.4.4 </w:t>
      </w:r>
      <w:r w:rsidR="004B12B6">
        <w:rPr>
          <w:rFonts w:ascii="Times New Roman" w:hAnsi="Times New Roman" w:cs="Times New Roman"/>
          <w:sz w:val="28"/>
        </w:rPr>
        <w:t xml:space="preserve">User and </w:t>
      </w:r>
      <w:r w:rsidRPr="009A2EA5">
        <w:rPr>
          <w:rFonts w:ascii="Times New Roman" w:hAnsi="Times New Roman" w:cs="Times New Roman"/>
          <w:sz w:val="28"/>
        </w:rPr>
        <w:t>Driving Info</w:t>
      </w:r>
    </w:p>
    <w:p w:rsidR="009A2EA5" w:rsidRPr="009A2EA5" w:rsidRDefault="004B12B6" w:rsidP="009A2EA5">
      <w:pPr>
        <w:tabs>
          <w:tab w:val="left" w:pos="1290"/>
        </w:tabs>
        <w:spacing w:line="360" w:lineRule="auto"/>
        <w:jc w:val="both"/>
        <w:rPr>
          <w:rFonts w:ascii="Times New Roman" w:hAnsi="Times New Roman" w:cs="Times New Roman"/>
          <w:sz w:val="24"/>
        </w:rPr>
      </w:pPr>
      <w:r>
        <w:rPr>
          <w:noProof/>
        </w:rPr>
        <w:pict>
          <v:shape id="_x0000_s1064" type="#_x0000_t75" style="position:absolute;left:0;text-align:left;margin-left:318.9pt;margin-top:2.4pt;width:123.5pt;height:133.35pt;z-index:-251589632;mso-position-horizontal-relative:text;mso-position-vertical-relative:text;mso-width-relative:page;mso-height-relative:page" wrapcoords="-44 0 -44 21575 21600 21575 21600 0 -44 0">
            <v:imagedata r:id="rId41" o:title="Screenshot_20180524-054341" cropbottom="25704f"/>
          </v:shape>
        </w:pict>
      </w:r>
      <w:r>
        <w:rPr>
          <w:noProof/>
        </w:rPr>
        <w:pict>
          <v:shape id="_x0000_s1063" type="#_x0000_t75" style="position:absolute;left:0;text-align:left;margin-left:170.15pt;margin-top:4.9pt;width:128.05pt;height:123.85pt;z-index:-251591680;mso-position-horizontal-relative:text;mso-position-vertical-relative:text;mso-width-relative:page;mso-height-relative:page" wrapcoords="-44 0 -44 21575 21600 21575 21600 0 -44 0">
            <v:imagedata r:id="rId42" o:title="Screenshot_20180524-054321" cropbottom="29882f"/>
          </v:shape>
        </w:pict>
      </w:r>
      <w:r>
        <w:rPr>
          <w:noProof/>
        </w:rPr>
        <w:pict>
          <v:shape id="_x0000_s1062" type="#_x0000_t75" style="position:absolute;left:0;text-align:left;margin-left:1.85pt;margin-top:4.9pt;width:130.95pt;height:132.35pt;z-index:-251593728;mso-position-horizontal-relative:text;mso-position-vertical-relative:text;mso-width-relative:page;mso-height-relative:page" wrapcoords="-44 0 -44 21575 21600 21575 21600 0 -44 0">
            <v:imagedata r:id="rId43" o:title="Screenshot_20180524-054302" cropbottom="28246f"/>
          </v:shape>
        </w:pict>
      </w:r>
    </w:p>
    <w:p w:rsidR="004B12B6" w:rsidRDefault="009A2EA5" w:rsidP="009A2EA5">
      <w:pPr>
        <w:spacing w:line="360" w:lineRule="auto"/>
        <w:jc w:val="both"/>
        <w:rPr>
          <w:rFonts w:ascii="Times New Roman" w:hAnsi="Times New Roman" w:cs="Times New Roman"/>
          <w:sz w:val="24"/>
        </w:rPr>
      </w:pPr>
      <w:r w:rsidRPr="009A2EA5">
        <w:rPr>
          <w:rFonts w:ascii="Times New Roman" w:hAnsi="Times New Roman" w:cs="Times New Roman"/>
          <w:sz w:val="24"/>
        </w:rPr>
        <w:tab/>
      </w:r>
    </w:p>
    <w:p w:rsidR="004B12B6" w:rsidRDefault="004B12B6" w:rsidP="009A2EA5">
      <w:pPr>
        <w:spacing w:line="360" w:lineRule="auto"/>
        <w:jc w:val="both"/>
        <w:rPr>
          <w:rFonts w:ascii="Times New Roman" w:hAnsi="Times New Roman" w:cs="Times New Roman"/>
          <w:sz w:val="24"/>
        </w:rPr>
      </w:pPr>
    </w:p>
    <w:p w:rsidR="004B12B6" w:rsidRDefault="004B12B6" w:rsidP="009A2EA5">
      <w:pPr>
        <w:spacing w:line="360" w:lineRule="auto"/>
        <w:jc w:val="both"/>
        <w:rPr>
          <w:rFonts w:ascii="Times New Roman" w:hAnsi="Times New Roman" w:cs="Times New Roman"/>
          <w:sz w:val="24"/>
        </w:rPr>
      </w:pPr>
    </w:p>
    <w:p w:rsidR="004B12B6" w:rsidRDefault="004B12B6" w:rsidP="009A2EA5">
      <w:pPr>
        <w:spacing w:line="360" w:lineRule="auto"/>
        <w:jc w:val="both"/>
        <w:rPr>
          <w:rFonts w:ascii="Times New Roman" w:hAnsi="Times New Roman" w:cs="Times New Roman"/>
          <w:sz w:val="24"/>
        </w:rPr>
      </w:pPr>
      <w:r>
        <w:rPr>
          <w:noProof/>
        </w:rPr>
        <w:pict>
          <v:shape id="_x0000_s1065" type="#_x0000_t75" style="position:absolute;left:0;text-align:left;margin-left:0;margin-top:20.95pt;width:122pt;height:216.75pt;z-index:-251587584;mso-position-horizontal-relative:text;mso-position-vertical-relative:text;mso-width-relative:page;mso-height-relative:page" wrapcoords="-44 0 -44 21575 21600 21575 21600 0 -44 0">
            <v:imagedata r:id="rId44" o:title="Screenshot_20180524-054336"/>
            <w10:wrap type="tight"/>
          </v:shape>
        </w:pict>
      </w:r>
      <w:ins w:id="49" w:author="choo hong yee" w:date="2018-05-24T05:43:00Z">
        <w:r>
          <w:rPr>
            <w:noProof/>
          </w:rPr>
          <w:drawing>
            <wp:anchor distT="0" distB="0" distL="114300" distR="114300" simplePos="0" relativeHeight="251729920" behindDoc="1" locked="0" layoutInCell="1" allowOverlap="1" wp14:anchorId="5AE88960" wp14:editId="25EB0D1B">
              <wp:simplePos x="0" y="0"/>
              <wp:positionH relativeFrom="column">
                <wp:posOffset>1769176</wp:posOffset>
              </wp:positionH>
              <wp:positionV relativeFrom="paragraph">
                <wp:posOffset>400058</wp:posOffset>
              </wp:positionV>
              <wp:extent cx="4593590" cy="2481580"/>
              <wp:effectExtent l="0" t="0" r="0" b="0"/>
              <wp:wrapTight wrapText="bothSides">
                <wp:wrapPolygon edited="0">
                  <wp:start x="0" y="0"/>
                  <wp:lineTo x="0" y="21390"/>
                  <wp:lineTo x="21498" y="21390"/>
                  <wp:lineTo x="21498"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93590" cy="2481580"/>
                      </a:xfrm>
                      <a:prstGeom prst="rect">
                        <a:avLst/>
                      </a:prstGeom>
                    </pic:spPr>
                  </pic:pic>
                </a:graphicData>
              </a:graphic>
              <wp14:sizeRelH relativeFrom="page">
                <wp14:pctWidth>0</wp14:pctWidth>
              </wp14:sizeRelH>
              <wp14:sizeRelV relativeFrom="page">
                <wp14:pctHeight>0</wp14:pctHeight>
              </wp14:sizeRelV>
            </wp:anchor>
          </w:drawing>
        </w:r>
      </w:ins>
    </w:p>
    <w:p w:rsidR="004B12B6" w:rsidRDefault="004B12B6" w:rsidP="009A2EA5">
      <w:pPr>
        <w:spacing w:line="360" w:lineRule="auto"/>
        <w:jc w:val="both"/>
        <w:rPr>
          <w:rFonts w:ascii="Times New Roman" w:hAnsi="Times New Roman" w:cs="Times New Roman"/>
          <w:sz w:val="24"/>
        </w:rPr>
      </w:pPr>
    </w:p>
    <w:p w:rsidR="004B12B6" w:rsidRDefault="004B12B6" w:rsidP="009A2EA5">
      <w:pPr>
        <w:spacing w:line="360" w:lineRule="auto"/>
        <w:jc w:val="both"/>
        <w:rPr>
          <w:rFonts w:ascii="Times New Roman" w:hAnsi="Times New Roman" w:cs="Times New Roman"/>
          <w:sz w:val="24"/>
        </w:rPr>
      </w:pPr>
      <w:r w:rsidRPr="009A2EA5">
        <w:rPr>
          <w:rFonts w:ascii="Times New Roman" w:hAnsi="Times New Roman" w:cs="Times New Roman"/>
          <w:noProof/>
          <w:sz w:val="28"/>
        </w:rPr>
        <mc:AlternateContent>
          <mc:Choice Requires="wps">
            <w:drawing>
              <wp:anchor distT="0" distB="0" distL="114300" distR="114300" simplePos="0" relativeHeight="251671552" behindDoc="0" locked="0" layoutInCell="1" allowOverlap="1" wp14:anchorId="01D582CA" wp14:editId="7707200C">
                <wp:simplePos x="0" y="0"/>
                <wp:positionH relativeFrom="margin">
                  <wp:align>center</wp:align>
                </wp:positionH>
                <wp:positionV relativeFrom="paragraph">
                  <wp:posOffset>11933</wp:posOffset>
                </wp:positionV>
                <wp:extent cx="3238500" cy="361950"/>
                <wp:effectExtent l="0" t="0" r="0" b="0"/>
                <wp:wrapNone/>
                <wp:docPr id="5" name="Text Box 5"/>
                <wp:cNvGraphicFramePr/>
                <a:graphic xmlns:a="http://schemas.openxmlformats.org/drawingml/2006/main">
                  <a:graphicData uri="http://schemas.microsoft.com/office/word/2010/wordprocessingShape">
                    <wps:wsp>
                      <wps:cNvSpPr txBox="1"/>
                      <wps:spPr>
                        <a:xfrm>
                          <a:off x="0" y="0"/>
                          <a:ext cx="3238500" cy="361950"/>
                        </a:xfrm>
                        <a:prstGeom prst="rect">
                          <a:avLst/>
                        </a:prstGeom>
                        <a:noFill/>
                        <a:ln w="6350">
                          <a:noFill/>
                        </a:ln>
                        <a:effectLst/>
                      </wps:spPr>
                      <wps:txbx>
                        <w:txbxContent>
                          <w:p w:rsidR="009A2EA5" w:rsidRPr="00F6681F" w:rsidRDefault="009A2EA5" w:rsidP="009A2EA5">
                            <w:pPr>
                              <w:rPr>
                                <w:rFonts w:ascii="Times New Roman" w:hAnsi="Times New Roman" w:cs="Times New Roman"/>
                                <w:sz w:val="24"/>
                              </w:rPr>
                            </w:pPr>
                            <w:r w:rsidRPr="00F6681F">
                              <w:rPr>
                                <w:rFonts w:ascii="Times New Roman" w:hAnsi="Times New Roman" w:cs="Times New Roman"/>
                                <w:sz w:val="24"/>
                              </w:rPr>
                              <w:t>Figure 4.</w:t>
                            </w:r>
                            <w:r>
                              <w:rPr>
                                <w:rFonts w:ascii="Times New Roman" w:hAnsi="Times New Roman" w:cs="Times New Roman"/>
                                <w:sz w:val="24"/>
                              </w:rPr>
                              <w:t>4.4.1:</w:t>
                            </w:r>
                            <w:r w:rsidR="004B12B6" w:rsidRPr="004B12B6">
                              <w:t xml:space="preserve"> </w:t>
                            </w:r>
                            <w:r w:rsidR="004B12B6" w:rsidRPr="004B12B6">
                              <w:rPr>
                                <w:rFonts w:ascii="Times New Roman" w:hAnsi="Times New Roman" w:cs="Times New Roman"/>
                                <w:sz w:val="24"/>
                              </w:rPr>
                              <w:t>Driving info screen of the app</w:t>
                            </w:r>
                            <w:r>
                              <w:rPr>
                                <w:rFonts w:ascii="Times New Roman" w:hAnsi="Times New Roman" w:cs="Times New Roman"/>
                                <w:sz w:val="24"/>
                              </w:rPr>
                              <w:t xml:space="preserve"> </w:t>
                            </w:r>
                            <w:r w:rsidR="004B12B6">
                              <w:rPr>
                                <w:rFonts w:ascii="Times New Roman" w:hAnsi="Times New Roman" w:cs="Times New Roman"/>
                                <w:sz w:val="24"/>
                              </w:rPr>
                              <w:tab/>
                            </w:r>
                            <w:r w:rsidRPr="00F6681F">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D582CA" id="Text Box 5" o:spid="_x0000_s1039" type="#_x0000_t202" style="position:absolute;left:0;text-align:left;margin-left:0;margin-top:.95pt;width:255pt;height:28.5pt;z-index:251671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" filled="f" stroked="f" strokeweight=".5pt">
                <v:textbox>
                  <w:txbxContent>
                    <w:p w:rsidR="009A2EA5" w:rsidRPr="00F6681F" w:rsidRDefault="009A2EA5" w:rsidP="009A2EA5">
                      <w:pPr>
                        <w:rPr>
                          <w:rFonts w:ascii="Times New Roman" w:hAnsi="Times New Roman" w:cs="Times New Roman"/>
                          <w:sz w:val="24"/>
                        </w:rPr>
                      </w:pPr>
                      <w:r w:rsidRPr="00F6681F">
                        <w:rPr>
                          <w:rFonts w:ascii="Times New Roman" w:hAnsi="Times New Roman" w:cs="Times New Roman"/>
                          <w:sz w:val="24"/>
                        </w:rPr>
                        <w:t>Figure 4.</w:t>
                      </w:r>
                      <w:r>
                        <w:rPr>
                          <w:rFonts w:ascii="Times New Roman" w:hAnsi="Times New Roman" w:cs="Times New Roman"/>
                          <w:sz w:val="24"/>
                        </w:rPr>
                        <w:t>4.4.1:</w:t>
                      </w:r>
                      <w:r w:rsidR="004B12B6" w:rsidRPr="004B12B6">
                        <w:t xml:space="preserve"> </w:t>
                      </w:r>
                      <w:r w:rsidR="004B12B6" w:rsidRPr="004B12B6">
                        <w:rPr>
                          <w:rFonts w:ascii="Times New Roman" w:hAnsi="Times New Roman" w:cs="Times New Roman"/>
                          <w:sz w:val="24"/>
                        </w:rPr>
                        <w:t>Driving info screen of the app</w:t>
                      </w:r>
                      <w:r>
                        <w:rPr>
                          <w:rFonts w:ascii="Times New Roman" w:hAnsi="Times New Roman" w:cs="Times New Roman"/>
                          <w:sz w:val="24"/>
                        </w:rPr>
                        <w:t xml:space="preserve"> </w:t>
                      </w:r>
                      <w:r w:rsidR="004B12B6">
                        <w:rPr>
                          <w:rFonts w:ascii="Times New Roman" w:hAnsi="Times New Roman" w:cs="Times New Roman"/>
                          <w:sz w:val="24"/>
                        </w:rPr>
                        <w:tab/>
                      </w:r>
                      <w:r w:rsidRPr="00F6681F">
                        <w:rPr>
                          <w:rFonts w:ascii="Times New Roman" w:hAnsi="Times New Roman" w:cs="Times New Roman"/>
                          <w:sz w:val="24"/>
                        </w:rPr>
                        <w:t>.</w:t>
                      </w:r>
                    </w:p>
                  </w:txbxContent>
                </v:textbox>
                <w10:wrap anchorx="margin"/>
              </v:shape>
            </w:pict>
          </mc:Fallback>
        </mc:AlternateContent>
      </w:r>
    </w:p>
    <w:p w:rsidR="009A2EA5" w:rsidRDefault="009A2EA5" w:rsidP="004B12B6">
      <w:pPr>
        <w:spacing w:line="360" w:lineRule="auto"/>
        <w:ind w:firstLine="720"/>
        <w:jc w:val="both"/>
        <w:rPr>
          <w:rFonts w:ascii="Times New Roman" w:hAnsi="Times New Roman" w:cs="Times New Roman"/>
          <w:sz w:val="24"/>
        </w:rPr>
      </w:pPr>
      <w:r w:rsidRPr="009A2EA5">
        <w:rPr>
          <w:rFonts w:ascii="Times New Roman" w:hAnsi="Times New Roman" w:cs="Times New Roman"/>
          <w:sz w:val="24"/>
        </w:rPr>
        <w:t xml:space="preserve">Figure 4.4.4.1 shows the interface of driving info screen. When user does not need navigation by </w:t>
      </w:r>
      <w:proofErr w:type="spellStart"/>
      <w:r w:rsidRPr="009A2EA5">
        <w:rPr>
          <w:rFonts w:ascii="Times New Roman" w:hAnsi="Times New Roman" w:cs="Times New Roman"/>
          <w:sz w:val="24"/>
        </w:rPr>
        <w:t>google</w:t>
      </w:r>
      <w:proofErr w:type="spellEnd"/>
      <w:r w:rsidRPr="009A2EA5">
        <w:rPr>
          <w:rFonts w:ascii="Times New Roman" w:hAnsi="Times New Roman" w:cs="Times New Roman"/>
          <w:sz w:val="24"/>
        </w:rPr>
        <w:t xml:space="preserve"> maps, user can access this button to find out the location in GPS-coordinates, speed and also the mileage travelled when the app is active. User will be prompt to activate the GPS function in the phone to ensure that the data is captured. The data retrieved from this activity will be tabled into database for administrative purpose. Admin can refer to the database to track </w:t>
      </w:r>
      <w:r w:rsidRPr="009A2EA5">
        <w:rPr>
          <w:rFonts w:ascii="Times New Roman" w:hAnsi="Times New Roman" w:cs="Times New Roman"/>
          <w:sz w:val="24"/>
        </w:rPr>
        <w:lastRenderedPageBreak/>
        <w:t xml:space="preserve">the whereabouts of the user, to ensure that user does not go out of bounds of UPM </w:t>
      </w:r>
      <w:proofErr w:type="spellStart"/>
      <w:r w:rsidRPr="009A2EA5">
        <w:rPr>
          <w:rFonts w:ascii="Times New Roman" w:hAnsi="Times New Roman" w:cs="Times New Roman"/>
          <w:sz w:val="24"/>
        </w:rPr>
        <w:t>Serdang</w:t>
      </w:r>
      <w:proofErr w:type="spellEnd"/>
      <w:r w:rsidRPr="009A2EA5">
        <w:rPr>
          <w:rFonts w:ascii="Times New Roman" w:hAnsi="Times New Roman" w:cs="Times New Roman"/>
          <w:sz w:val="24"/>
        </w:rPr>
        <w:t xml:space="preserve"> campus. Algorithm is imposed to act as geo-fencing to notify user whenever user is using the app outside the campus area.  </w:t>
      </w:r>
    </w:p>
    <w:p w:rsidR="004B12B6" w:rsidRDefault="004B12B6" w:rsidP="004B12B6">
      <w:pPr>
        <w:spacing w:line="360" w:lineRule="auto"/>
        <w:jc w:val="both"/>
        <w:rPr>
          <w:rFonts w:ascii="Times New Roman" w:hAnsi="Times New Roman" w:cs="Times New Roman"/>
          <w:sz w:val="24"/>
        </w:rPr>
      </w:pPr>
      <w:r>
        <w:rPr>
          <w:rFonts w:ascii="Times New Roman" w:hAnsi="Times New Roman" w:cs="Times New Roman"/>
          <w:sz w:val="24"/>
        </w:rPr>
        <w:t xml:space="preserve">4.5 Station Level Demand Prediction </w:t>
      </w:r>
    </w:p>
    <w:p w:rsidR="004B12B6" w:rsidRPr="004B12B6" w:rsidRDefault="004B12B6" w:rsidP="004B12B6">
      <w:pPr>
        <w:spacing w:line="360" w:lineRule="auto"/>
        <w:jc w:val="both"/>
        <w:rPr>
          <w:rFonts w:ascii="Times New Roman" w:eastAsia="Cambria" w:hAnsi="Times New Roman" w:cs="Times New Roman"/>
          <w:sz w:val="24"/>
          <w:szCs w:val="36"/>
          <w:lang w:eastAsia="en-US"/>
        </w:rPr>
      </w:pPr>
      <w:r w:rsidRPr="004B12B6">
        <w:rPr>
          <w:rFonts w:ascii="Times New Roman" w:hAnsi="Times New Roman" w:cs="Times New Roman"/>
        </w:rPr>
        <w:tab/>
        <w:t xml:space="preserve">4.5.1 </w:t>
      </w:r>
      <w:r w:rsidRPr="004B12B6">
        <w:rPr>
          <w:rFonts w:ascii="Times New Roman" w:eastAsia="Cambria" w:hAnsi="Times New Roman" w:cs="Times New Roman"/>
          <w:sz w:val="24"/>
          <w:szCs w:val="36"/>
          <w:lang w:eastAsia="en-US"/>
        </w:rPr>
        <w:t>Case 1</w:t>
      </w:r>
    </w:p>
    <w:p w:rsidR="004B12B6" w:rsidRPr="004B12B6" w:rsidRDefault="004B12B6" w:rsidP="004B12B6">
      <w:pPr>
        <w:spacing w:line="360" w:lineRule="auto"/>
        <w:ind w:left="720"/>
        <w:jc w:val="both"/>
        <w:rPr>
          <w:rFonts w:ascii="Times New Roman" w:eastAsia="Cambria" w:hAnsi="Times New Roman" w:cs="Times New Roman"/>
          <w:sz w:val="24"/>
          <w:szCs w:val="36"/>
          <w:lang w:eastAsia="en-US"/>
        </w:rPr>
      </w:pPr>
      <w:r w:rsidRPr="004B12B6">
        <w:rPr>
          <w:rFonts w:ascii="Times New Roman" w:eastAsia="Cambria" w:hAnsi="Times New Roman" w:cs="Times New Roman"/>
          <w:sz w:val="24"/>
          <w:szCs w:val="36"/>
          <w:lang w:eastAsia="en-US"/>
        </w:rPr>
        <w:t>The range of input as below:</w:t>
      </w:r>
    </w:p>
    <w:p w:rsidR="004B12B6" w:rsidRPr="004B12B6" w:rsidRDefault="004B12B6" w:rsidP="004B12B6">
      <w:pPr>
        <w:numPr>
          <w:ilvl w:val="0"/>
          <w:numId w:val="8"/>
        </w:numPr>
        <w:spacing w:line="360" w:lineRule="auto"/>
        <w:ind w:left="1440"/>
        <w:contextualSpacing/>
        <w:jc w:val="both"/>
        <w:rPr>
          <w:rFonts w:ascii="Times New Roman" w:eastAsia="Cambria" w:hAnsi="Times New Roman" w:cs="Times New Roman"/>
          <w:sz w:val="24"/>
          <w:szCs w:val="36"/>
          <w:lang w:eastAsia="en-US"/>
        </w:rPr>
      </w:pPr>
      <w:r>
        <w:rPr>
          <w:rFonts w:ascii="Times New Roman" w:eastAsia="Cambria" w:hAnsi="Times New Roman" w:cs="Times New Roman"/>
          <w:sz w:val="24"/>
          <w:szCs w:val="36"/>
          <w:lang w:eastAsia="en-US"/>
        </w:rPr>
        <w:t>location = 11</w:t>
      </w:r>
      <w:r w:rsidRPr="004B12B6">
        <w:rPr>
          <w:rFonts w:ascii="Times New Roman" w:eastAsia="Cambria" w:hAnsi="Times New Roman" w:cs="Times New Roman"/>
          <w:sz w:val="24"/>
          <w:szCs w:val="36"/>
          <w:lang w:eastAsia="en-US"/>
        </w:rPr>
        <w:t xml:space="preserve"> (central region)</w:t>
      </w:r>
    </w:p>
    <w:p w:rsidR="004B12B6" w:rsidRPr="004B12B6" w:rsidRDefault="004B12B6" w:rsidP="004B12B6">
      <w:pPr>
        <w:numPr>
          <w:ilvl w:val="0"/>
          <w:numId w:val="8"/>
        </w:numPr>
        <w:spacing w:line="360" w:lineRule="auto"/>
        <w:ind w:left="1440"/>
        <w:contextualSpacing/>
        <w:jc w:val="both"/>
        <w:rPr>
          <w:rFonts w:ascii="Times New Roman" w:eastAsia="Cambria" w:hAnsi="Times New Roman" w:cs="Times New Roman"/>
          <w:sz w:val="24"/>
          <w:szCs w:val="36"/>
          <w:lang w:eastAsia="en-US"/>
        </w:rPr>
      </w:pPr>
      <w:r w:rsidRPr="004B12B6">
        <w:rPr>
          <w:rFonts w:ascii="Times New Roman" w:eastAsia="Cambria" w:hAnsi="Times New Roman" w:cs="Times New Roman"/>
          <w:sz w:val="24"/>
          <w:szCs w:val="36"/>
          <w:lang w:eastAsia="en-US"/>
        </w:rPr>
        <w:t xml:space="preserve">population = </w:t>
      </w:r>
      <w:r>
        <w:rPr>
          <w:rFonts w:ascii="Times New Roman" w:eastAsia="Cambria" w:hAnsi="Times New Roman" w:cs="Times New Roman"/>
          <w:sz w:val="24"/>
          <w:szCs w:val="36"/>
          <w:lang w:eastAsia="en-US"/>
        </w:rPr>
        <w:t>37</w:t>
      </w:r>
    </w:p>
    <w:p w:rsidR="004B12B6" w:rsidRPr="004B12B6" w:rsidRDefault="004B12B6" w:rsidP="004B12B6">
      <w:pPr>
        <w:numPr>
          <w:ilvl w:val="0"/>
          <w:numId w:val="8"/>
        </w:numPr>
        <w:spacing w:line="360" w:lineRule="auto"/>
        <w:ind w:left="1440"/>
        <w:contextualSpacing/>
        <w:jc w:val="both"/>
        <w:rPr>
          <w:rFonts w:ascii="Times New Roman" w:eastAsia="Cambria" w:hAnsi="Times New Roman" w:cs="Times New Roman"/>
          <w:sz w:val="24"/>
          <w:szCs w:val="36"/>
          <w:lang w:eastAsia="en-US"/>
        </w:rPr>
      </w:pPr>
      <w:r>
        <w:rPr>
          <w:rFonts w:ascii="Times New Roman" w:eastAsia="Cambria" w:hAnsi="Times New Roman" w:cs="Times New Roman" w:hint="eastAsia"/>
          <w:sz w:val="24"/>
          <w:szCs w:val="36"/>
          <w:lang w:eastAsia="en-US"/>
        </w:rPr>
        <w:t>temperature = 33</w:t>
      </w:r>
      <w:r w:rsidRPr="004B12B6">
        <w:rPr>
          <w:rFonts w:ascii="Times New Roman" w:eastAsia="Cambria" w:hAnsi="Times New Roman" w:cs="Times New Roman"/>
          <w:sz w:val="24"/>
          <w:szCs w:val="36"/>
          <w:lang w:eastAsia="en-US"/>
        </w:rPr>
        <w:t>℃</w:t>
      </w:r>
    </w:p>
    <w:p w:rsidR="004B12B6" w:rsidRPr="004B12B6" w:rsidRDefault="004B12B6" w:rsidP="004B12B6">
      <w:pPr>
        <w:numPr>
          <w:ilvl w:val="0"/>
          <w:numId w:val="8"/>
        </w:numPr>
        <w:spacing w:line="360" w:lineRule="auto"/>
        <w:ind w:left="1440"/>
        <w:contextualSpacing/>
        <w:jc w:val="both"/>
        <w:rPr>
          <w:rFonts w:ascii="Times New Roman" w:eastAsia="Cambria" w:hAnsi="Times New Roman" w:cs="Times New Roman"/>
          <w:sz w:val="24"/>
          <w:szCs w:val="36"/>
          <w:lang w:eastAsia="en-US"/>
        </w:rPr>
      </w:pPr>
      <w:r>
        <w:rPr>
          <w:rFonts w:ascii="Times New Roman" w:eastAsia="Cambria" w:hAnsi="Times New Roman" w:cs="Times New Roman"/>
          <w:sz w:val="24"/>
          <w:szCs w:val="36"/>
          <w:lang w:eastAsia="en-US"/>
        </w:rPr>
        <w:t>time = 8p</w:t>
      </w:r>
      <w:r w:rsidRPr="004B12B6">
        <w:rPr>
          <w:rFonts w:ascii="Times New Roman" w:eastAsia="Cambria" w:hAnsi="Times New Roman" w:cs="Times New Roman"/>
          <w:sz w:val="24"/>
          <w:szCs w:val="36"/>
          <w:lang w:eastAsia="en-US"/>
        </w:rPr>
        <w:t>m</w:t>
      </w:r>
    </w:p>
    <w:p w:rsidR="004B12B6" w:rsidRPr="004B12B6" w:rsidRDefault="004B12B6" w:rsidP="004B12B6">
      <w:pPr>
        <w:spacing w:line="360" w:lineRule="auto"/>
        <w:ind w:left="720"/>
        <w:jc w:val="both"/>
        <w:rPr>
          <w:rFonts w:ascii="Times New Roman" w:eastAsia="Cambria" w:hAnsi="Times New Roman" w:cs="Times New Roman"/>
          <w:sz w:val="24"/>
          <w:szCs w:val="36"/>
          <w:lang w:eastAsia="en-US"/>
        </w:rPr>
      </w:pPr>
      <w:r w:rsidRPr="004B12B6">
        <w:rPr>
          <w:rFonts w:ascii="Times New Roman" w:eastAsia="Cambria" w:hAnsi="Times New Roman" w:cs="Times New Roman"/>
          <w:sz w:val="24"/>
          <w:szCs w:val="36"/>
          <w:lang w:eastAsia="en-US"/>
        </w:rPr>
        <w:t xml:space="preserve">The </w:t>
      </w:r>
      <w:proofErr w:type="spellStart"/>
      <w:r w:rsidRPr="004B12B6">
        <w:rPr>
          <w:rFonts w:ascii="Times New Roman" w:eastAsia="Cambria" w:hAnsi="Times New Roman" w:cs="Times New Roman"/>
          <w:sz w:val="24"/>
          <w:szCs w:val="36"/>
          <w:lang w:eastAsia="en-US"/>
        </w:rPr>
        <w:t>defuzzified</w:t>
      </w:r>
      <w:proofErr w:type="spellEnd"/>
      <w:r w:rsidRPr="004B12B6">
        <w:rPr>
          <w:rFonts w:ascii="Times New Roman" w:eastAsia="Cambria" w:hAnsi="Times New Roman" w:cs="Times New Roman"/>
          <w:sz w:val="24"/>
          <w:szCs w:val="36"/>
          <w:lang w:eastAsia="en-US"/>
        </w:rPr>
        <w:t xml:space="preserve"> result obtained is shown in a graph:</w:t>
      </w:r>
    </w:p>
    <w:p w:rsidR="004B12B6" w:rsidRPr="004B12B6" w:rsidRDefault="004B12B6" w:rsidP="004B12B6">
      <w:pPr>
        <w:spacing w:line="360" w:lineRule="auto"/>
        <w:ind w:left="720"/>
        <w:jc w:val="both"/>
        <w:rPr>
          <w:rFonts w:ascii="Times New Roman" w:eastAsia="Cambria" w:hAnsi="Times New Roman" w:cs="Times New Roman"/>
          <w:sz w:val="24"/>
          <w:szCs w:val="36"/>
          <w:lang w:eastAsia="en-US"/>
        </w:rPr>
      </w:pPr>
      <w:r>
        <w:rPr>
          <w:noProof/>
        </w:rPr>
        <w:drawing>
          <wp:anchor distT="0" distB="0" distL="114300" distR="114300" simplePos="0" relativeHeight="251736064" behindDoc="1" locked="0" layoutInCell="1" allowOverlap="1" wp14:anchorId="3081167E" wp14:editId="6348B364">
            <wp:simplePos x="0" y="0"/>
            <wp:positionH relativeFrom="margin">
              <wp:align>center</wp:align>
            </wp:positionH>
            <wp:positionV relativeFrom="paragraph">
              <wp:posOffset>8890</wp:posOffset>
            </wp:positionV>
            <wp:extent cx="2530475" cy="2152015"/>
            <wp:effectExtent l="0" t="0" r="3175" b="635"/>
            <wp:wrapTight wrapText="bothSides">
              <wp:wrapPolygon edited="0">
                <wp:start x="0" y="0"/>
                <wp:lineTo x="0" y="21415"/>
                <wp:lineTo x="21464" y="21415"/>
                <wp:lineTo x="21464"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30475" cy="2152015"/>
                    </a:xfrm>
                    <a:prstGeom prst="rect">
                      <a:avLst/>
                    </a:prstGeom>
                  </pic:spPr>
                </pic:pic>
              </a:graphicData>
            </a:graphic>
            <wp14:sizeRelH relativeFrom="page">
              <wp14:pctWidth>0</wp14:pctWidth>
            </wp14:sizeRelH>
            <wp14:sizeRelV relativeFrom="page">
              <wp14:pctHeight>0</wp14:pctHeight>
            </wp14:sizeRelV>
          </wp:anchor>
        </w:drawing>
      </w:r>
    </w:p>
    <w:p w:rsidR="004B12B6" w:rsidRPr="004B12B6" w:rsidRDefault="004B12B6" w:rsidP="004B12B6">
      <w:pPr>
        <w:spacing w:line="360" w:lineRule="auto"/>
        <w:ind w:left="720"/>
        <w:jc w:val="both"/>
        <w:rPr>
          <w:rFonts w:ascii="Times New Roman" w:eastAsia="Cambria" w:hAnsi="Times New Roman" w:cs="Times New Roman"/>
          <w:sz w:val="24"/>
          <w:szCs w:val="36"/>
          <w:lang w:eastAsia="en-US"/>
        </w:rPr>
      </w:pPr>
    </w:p>
    <w:p w:rsidR="004B12B6" w:rsidRPr="004B12B6" w:rsidRDefault="004B12B6" w:rsidP="004B12B6">
      <w:pPr>
        <w:spacing w:line="360" w:lineRule="auto"/>
        <w:ind w:left="720"/>
        <w:jc w:val="both"/>
        <w:rPr>
          <w:rFonts w:ascii="Times New Roman" w:eastAsia="Cambria" w:hAnsi="Times New Roman" w:cs="Times New Roman"/>
          <w:sz w:val="24"/>
          <w:szCs w:val="36"/>
          <w:lang w:eastAsia="en-US"/>
        </w:rPr>
      </w:pPr>
    </w:p>
    <w:p w:rsidR="004B12B6" w:rsidRPr="004B12B6" w:rsidRDefault="004B12B6" w:rsidP="004B12B6">
      <w:pPr>
        <w:spacing w:line="360" w:lineRule="auto"/>
        <w:ind w:left="720"/>
        <w:jc w:val="both"/>
        <w:rPr>
          <w:rFonts w:ascii="Times New Roman" w:eastAsia="Cambria" w:hAnsi="Times New Roman" w:cs="Times New Roman"/>
          <w:sz w:val="24"/>
          <w:szCs w:val="36"/>
          <w:lang w:eastAsia="en-US"/>
        </w:rPr>
      </w:pPr>
    </w:p>
    <w:p w:rsidR="004B12B6" w:rsidRPr="004B12B6" w:rsidRDefault="004B12B6" w:rsidP="004B12B6">
      <w:pPr>
        <w:spacing w:line="360" w:lineRule="auto"/>
        <w:ind w:left="720"/>
        <w:jc w:val="both"/>
        <w:rPr>
          <w:rFonts w:ascii="Times New Roman" w:eastAsia="Cambria" w:hAnsi="Times New Roman" w:cs="Times New Roman"/>
          <w:sz w:val="24"/>
          <w:szCs w:val="36"/>
          <w:lang w:eastAsia="en-US"/>
        </w:rPr>
      </w:pPr>
    </w:p>
    <w:p w:rsidR="004B12B6" w:rsidRPr="004B12B6" w:rsidRDefault="004B12B6" w:rsidP="004B12B6">
      <w:pPr>
        <w:spacing w:line="360" w:lineRule="auto"/>
        <w:ind w:left="720"/>
        <w:jc w:val="both"/>
        <w:rPr>
          <w:rFonts w:ascii="Times New Roman" w:eastAsia="Cambria" w:hAnsi="Times New Roman" w:cs="Times New Roman"/>
          <w:sz w:val="24"/>
          <w:szCs w:val="36"/>
          <w:lang w:eastAsia="en-US"/>
        </w:rPr>
      </w:pPr>
    </w:p>
    <w:p w:rsidR="004B12B6" w:rsidRPr="004B12B6" w:rsidRDefault="004B12B6" w:rsidP="004B12B6">
      <w:pPr>
        <w:spacing w:line="360" w:lineRule="auto"/>
        <w:ind w:left="720"/>
        <w:jc w:val="both"/>
        <w:rPr>
          <w:rFonts w:ascii="Times New Roman" w:eastAsia="Cambria" w:hAnsi="Times New Roman" w:cs="Times New Roman"/>
          <w:sz w:val="24"/>
          <w:szCs w:val="36"/>
          <w:lang w:eastAsia="en-US"/>
        </w:rPr>
      </w:pPr>
      <w:r w:rsidRPr="004B12B6">
        <w:rPr>
          <w:rFonts w:ascii="Times New Roman" w:eastAsia="Cambria" w:hAnsi="Times New Roman" w:cs="Times New Roman"/>
          <w:noProof/>
          <w:sz w:val="24"/>
          <w:szCs w:val="36"/>
        </w:rPr>
        <mc:AlternateContent>
          <mc:Choice Requires="wps">
            <w:drawing>
              <wp:anchor distT="0" distB="0" distL="114300" distR="114300" simplePos="0" relativeHeight="251732992" behindDoc="0" locked="0" layoutInCell="1" allowOverlap="1" wp14:anchorId="59DACDBF" wp14:editId="3A13FFF0">
                <wp:simplePos x="0" y="0"/>
                <wp:positionH relativeFrom="margin">
                  <wp:align>center</wp:align>
                </wp:positionH>
                <wp:positionV relativeFrom="paragraph">
                  <wp:posOffset>4349</wp:posOffset>
                </wp:positionV>
                <wp:extent cx="3252159" cy="396815"/>
                <wp:effectExtent l="0" t="0" r="0" b="3810"/>
                <wp:wrapNone/>
                <wp:docPr id="188" name="Text Box 188"/>
                <wp:cNvGraphicFramePr/>
                <a:graphic xmlns:a="http://schemas.openxmlformats.org/drawingml/2006/main">
                  <a:graphicData uri="http://schemas.microsoft.com/office/word/2010/wordprocessingShape">
                    <wps:wsp>
                      <wps:cNvSpPr txBox="1"/>
                      <wps:spPr>
                        <a:xfrm>
                          <a:off x="0" y="0"/>
                          <a:ext cx="3252159" cy="396815"/>
                        </a:xfrm>
                        <a:prstGeom prst="rect">
                          <a:avLst/>
                        </a:prstGeom>
                        <a:noFill/>
                        <a:ln w="6350">
                          <a:noFill/>
                        </a:ln>
                        <a:effectLst/>
                      </wps:spPr>
                      <wps:txbx>
                        <w:txbxContent>
                          <w:p w:rsidR="004B12B6" w:rsidRPr="005F21A7" w:rsidRDefault="004B12B6" w:rsidP="004B12B6">
                            <w:pPr>
                              <w:jc w:val="center"/>
                              <w:rPr>
                                <w:rFonts w:ascii="Times New Roman" w:hAnsi="Times New Roman" w:cs="Times New Roman"/>
                                <w:sz w:val="24"/>
                                <w:szCs w:val="24"/>
                              </w:rPr>
                            </w:pPr>
                            <w:r w:rsidRPr="005F21A7">
                              <w:rPr>
                                <w:rFonts w:ascii="Times New Roman" w:hAnsi="Times New Roman" w:cs="Times New Roman"/>
                                <w:sz w:val="24"/>
                                <w:szCs w:val="24"/>
                              </w:rPr>
                              <w:t xml:space="preserve">Figure </w:t>
                            </w:r>
                            <w:r w:rsidR="002B1ADB">
                              <w:rPr>
                                <w:rFonts w:ascii="Times New Roman" w:hAnsi="Times New Roman" w:cs="Times New Roman"/>
                                <w:sz w:val="24"/>
                                <w:szCs w:val="24"/>
                              </w:rPr>
                              <w:t>4.5.1.1</w:t>
                            </w:r>
                            <w:r>
                              <w:rPr>
                                <w:rFonts w:ascii="Times New Roman" w:hAnsi="Times New Roman" w:cs="Times New Roman"/>
                                <w:sz w:val="24"/>
                                <w:szCs w:val="24"/>
                              </w:rPr>
                              <w:t xml:space="preserve">: </w:t>
                            </w:r>
                            <w:proofErr w:type="spellStart"/>
                            <w:r>
                              <w:rPr>
                                <w:rFonts w:ascii="Times New Roman" w:hAnsi="Times New Roman" w:cs="Times New Roman"/>
                                <w:sz w:val="24"/>
                                <w:szCs w:val="24"/>
                              </w:rPr>
                              <w:t>Defuzzified</w:t>
                            </w:r>
                            <w:proofErr w:type="spellEnd"/>
                            <w:r>
                              <w:rPr>
                                <w:rFonts w:ascii="Times New Roman" w:hAnsi="Times New Roman" w:cs="Times New Roman"/>
                                <w:sz w:val="24"/>
                                <w:szCs w:val="24"/>
                              </w:rPr>
                              <w:t xml:space="preserve"> result of the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DACDBF" id="Text Box 188" o:spid="_x0000_s1040" type="#_x0000_t202" style="position:absolute;left:0;text-align:left;margin-left:0;margin-top:.35pt;width:256.1pt;height:31.25pt;z-index:2517329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" filled="f" stroked="f" strokeweight=".5pt">
                <v:textbox>
                  <w:txbxContent>
                    <w:p w:rsidR="004B12B6" w:rsidRPr="005F21A7" w:rsidRDefault="004B12B6" w:rsidP="004B12B6">
                      <w:pPr>
                        <w:jc w:val="center"/>
                        <w:rPr>
                          <w:rFonts w:ascii="Times New Roman" w:hAnsi="Times New Roman" w:cs="Times New Roman"/>
                          <w:sz w:val="24"/>
                          <w:szCs w:val="24"/>
                        </w:rPr>
                      </w:pPr>
                      <w:r w:rsidRPr="005F21A7">
                        <w:rPr>
                          <w:rFonts w:ascii="Times New Roman" w:hAnsi="Times New Roman" w:cs="Times New Roman"/>
                          <w:sz w:val="24"/>
                          <w:szCs w:val="24"/>
                        </w:rPr>
                        <w:t xml:space="preserve">Figure </w:t>
                      </w:r>
                      <w:r w:rsidR="002B1ADB">
                        <w:rPr>
                          <w:rFonts w:ascii="Times New Roman" w:hAnsi="Times New Roman" w:cs="Times New Roman"/>
                          <w:sz w:val="24"/>
                          <w:szCs w:val="24"/>
                        </w:rPr>
                        <w:t>4.5.1.1</w:t>
                      </w:r>
                      <w:r>
                        <w:rPr>
                          <w:rFonts w:ascii="Times New Roman" w:hAnsi="Times New Roman" w:cs="Times New Roman"/>
                          <w:sz w:val="24"/>
                          <w:szCs w:val="24"/>
                        </w:rPr>
                        <w:t xml:space="preserve">: </w:t>
                      </w:r>
                      <w:proofErr w:type="spellStart"/>
                      <w:r>
                        <w:rPr>
                          <w:rFonts w:ascii="Times New Roman" w:hAnsi="Times New Roman" w:cs="Times New Roman"/>
                          <w:sz w:val="24"/>
                          <w:szCs w:val="24"/>
                        </w:rPr>
                        <w:t>Defuzzified</w:t>
                      </w:r>
                      <w:proofErr w:type="spellEnd"/>
                      <w:r>
                        <w:rPr>
                          <w:rFonts w:ascii="Times New Roman" w:hAnsi="Times New Roman" w:cs="Times New Roman"/>
                          <w:sz w:val="24"/>
                          <w:szCs w:val="24"/>
                        </w:rPr>
                        <w:t xml:space="preserve"> result of the output.</w:t>
                      </w:r>
                    </w:p>
                  </w:txbxContent>
                </v:textbox>
                <w10:wrap anchorx="margin"/>
              </v:shape>
            </w:pict>
          </mc:Fallback>
        </mc:AlternateContent>
      </w:r>
    </w:p>
    <w:p w:rsidR="004B12B6" w:rsidRPr="004B12B6" w:rsidRDefault="004B12B6" w:rsidP="004B12B6">
      <w:pPr>
        <w:spacing w:line="360" w:lineRule="auto"/>
        <w:ind w:left="1020"/>
        <w:jc w:val="both"/>
        <w:rPr>
          <w:rFonts w:ascii="Times New Roman" w:eastAsia="Cambria" w:hAnsi="Times New Roman" w:cs="Times New Roman"/>
          <w:sz w:val="24"/>
          <w:szCs w:val="36"/>
          <w:lang w:eastAsia="en-US"/>
        </w:rPr>
      </w:pPr>
      <w:r w:rsidRPr="004B12B6">
        <w:rPr>
          <w:rFonts w:ascii="Times New Roman" w:eastAsia="Cambria" w:hAnsi="Times New Roman" w:cs="Times New Roman"/>
          <w:sz w:val="24"/>
          <w:szCs w:val="36"/>
          <w:lang w:eastAsia="en-US"/>
        </w:rPr>
        <w:t xml:space="preserve">The </w:t>
      </w:r>
      <w:r w:rsidR="002B1ADB">
        <w:rPr>
          <w:rFonts w:ascii="Times New Roman" w:eastAsia="Cambria" w:hAnsi="Times New Roman" w:cs="Times New Roman"/>
          <w:sz w:val="24"/>
          <w:szCs w:val="36"/>
          <w:lang w:eastAsia="en-US"/>
        </w:rPr>
        <w:t>figure 4.5.1.1</w:t>
      </w:r>
      <w:r w:rsidRPr="004B12B6">
        <w:rPr>
          <w:rFonts w:ascii="Times New Roman" w:eastAsia="Cambria" w:hAnsi="Times New Roman" w:cs="Times New Roman"/>
          <w:sz w:val="24"/>
          <w:szCs w:val="36"/>
          <w:lang w:eastAsia="en-US"/>
        </w:rPr>
        <w:t xml:space="preserve"> shows with the input as above, it will have a demand level of 4.5, which signifies that it has an average demand for the station.</w:t>
      </w:r>
    </w:p>
    <w:p w:rsidR="004B12B6" w:rsidRPr="004B12B6" w:rsidRDefault="004B12B6" w:rsidP="004B12B6">
      <w:pPr>
        <w:spacing w:line="360" w:lineRule="auto"/>
        <w:ind w:left="1020"/>
        <w:jc w:val="both"/>
        <w:rPr>
          <w:rFonts w:ascii="Times New Roman" w:eastAsia="Cambria" w:hAnsi="Times New Roman" w:cs="Times New Roman"/>
          <w:sz w:val="24"/>
          <w:szCs w:val="36"/>
          <w:lang w:eastAsia="en-US"/>
        </w:rPr>
      </w:pPr>
    </w:p>
    <w:p w:rsidR="004B12B6" w:rsidRPr="004B12B6" w:rsidRDefault="004B12B6" w:rsidP="004B12B6">
      <w:pPr>
        <w:spacing w:line="360" w:lineRule="auto"/>
        <w:ind w:left="1020"/>
        <w:jc w:val="both"/>
        <w:rPr>
          <w:rFonts w:ascii="Times New Roman" w:eastAsia="Cambria" w:hAnsi="Times New Roman" w:cs="Times New Roman"/>
          <w:sz w:val="24"/>
          <w:szCs w:val="36"/>
          <w:lang w:eastAsia="en-US"/>
        </w:rPr>
      </w:pPr>
    </w:p>
    <w:p w:rsidR="004B12B6" w:rsidRPr="004B12B6" w:rsidRDefault="004B12B6" w:rsidP="004B12B6">
      <w:pPr>
        <w:spacing w:line="360" w:lineRule="auto"/>
        <w:ind w:left="1020"/>
        <w:jc w:val="both"/>
        <w:rPr>
          <w:rFonts w:ascii="Times New Roman" w:eastAsia="Cambria" w:hAnsi="Times New Roman" w:cs="Times New Roman"/>
          <w:sz w:val="24"/>
          <w:szCs w:val="36"/>
          <w:lang w:eastAsia="en-US"/>
        </w:rPr>
      </w:pPr>
    </w:p>
    <w:p w:rsidR="004B12B6" w:rsidRPr="004B12B6" w:rsidRDefault="004B12B6" w:rsidP="004B12B6">
      <w:pPr>
        <w:spacing w:line="360" w:lineRule="auto"/>
        <w:ind w:left="1020"/>
        <w:jc w:val="both"/>
        <w:rPr>
          <w:rFonts w:ascii="Times New Roman" w:eastAsia="Cambria" w:hAnsi="Times New Roman" w:cs="Times New Roman"/>
          <w:sz w:val="24"/>
          <w:szCs w:val="36"/>
          <w:lang w:eastAsia="en-US"/>
        </w:rPr>
      </w:pPr>
    </w:p>
    <w:p w:rsidR="004B12B6" w:rsidRPr="004B12B6" w:rsidRDefault="002B1ADB" w:rsidP="002B1ADB">
      <w:pPr>
        <w:spacing w:line="360" w:lineRule="auto"/>
        <w:ind w:left="720"/>
        <w:contextualSpacing/>
        <w:jc w:val="both"/>
        <w:rPr>
          <w:rFonts w:ascii="Times New Roman" w:eastAsia="Cambria" w:hAnsi="Times New Roman" w:cs="Times New Roman"/>
          <w:sz w:val="24"/>
          <w:szCs w:val="36"/>
          <w:lang w:eastAsia="en-US"/>
        </w:rPr>
      </w:pPr>
      <w:r w:rsidRPr="002B1ADB">
        <w:rPr>
          <w:rFonts w:ascii="Times New Roman" w:eastAsia="Cambria" w:hAnsi="Times New Roman" w:cs="Times New Roman"/>
          <w:sz w:val="24"/>
          <w:szCs w:val="36"/>
          <w:lang w:eastAsia="en-US"/>
        </w:rPr>
        <w:lastRenderedPageBreak/>
        <w:t xml:space="preserve">4.5.2 </w:t>
      </w:r>
      <w:r w:rsidRPr="004B12B6">
        <w:rPr>
          <w:rFonts w:ascii="Times New Roman" w:eastAsia="Cambria" w:hAnsi="Times New Roman" w:cs="Times New Roman"/>
          <w:sz w:val="24"/>
          <w:szCs w:val="36"/>
          <w:lang w:eastAsia="en-US"/>
        </w:rPr>
        <w:t>Case 2</w:t>
      </w:r>
    </w:p>
    <w:p w:rsidR="004B12B6" w:rsidRPr="004B12B6" w:rsidRDefault="004B12B6" w:rsidP="004B12B6">
      <w:pPr>
        <w:spacing w:line="360" w:lineRule="auto"/>
        <w:ind w:left="720"/>
        <w:jc w:val="both"/>
        <w:rPr>
          <w:rFonts w:ascii="Times New Roman" w:eastAsia="Cambria" w:hAnsi="Times New Roman" w:cs="Times New Roman"/>
          <w:sz w:val="24"/>
          <w:szCs w:val="36"/>
          <w:lang w:eastAsia="en-US"/>
        </w:rPr>
      </w:pPr>
      <w:r w:rsidRPr="004B12B6">
        <w:rPr>
          <w:rFonts w:ascii="Times New Roman" w:eastAsia="Cambria" w:hAnsi="Times New Roman" w:cs="Times New Roman"/>
          <w:sz w:val="24"/>
          <w:szCs w:val="36"/>
          <w:lang w:eastAsia="en-US"/>
        </w:rPr>
        <w:t>The demand level is set at 7.5, which act as a barrier to find out the best condition of all inputs, and the result is shown as below:</w:t>
      </w:r>
    </w:p>
    <w:p w:rsidR="004B12B6" w:rsidRPr="004B12B6" w:rsidRDefault="004B12B6" w:rsidP="004B12B6">
      <w:pPr>
        <w:spacing w:line="360" w:lineRule="auto"/>
        <w:ind w:left="720"/>
        <w:jc w:val="both"/>
        <w:rPr>
          <w:rFonts w:ascii="Times New Roman" w:eastAsia="Cambria" w:hAnsi="Times New Roman" w:cs="Times New Roman"/>
          <w:sz w:val="24"/>
          <w:szCs w:val="36"/>
          <w:lang w:eastAsia="en-US"/>
        </w:rPr>
      </w:pPr>
      <w:r w:rsidRPr="004B12B6">
        <w:rPr>
          <w:noProof/>
        </w:rPr>
        <w:drawing>
          <wp:anchor distT="0" distB="0" distL="114300" distR="114300" simplePos="0" relativeHeight="251734016" behindDoc="1" locked="0" layoutInCell="1" allowOverlap="1" wp14:anchorId="2C4E7514" wp14:editId="58EE4067">
            <wp:simplePos x="0" y="0"/>
            <wp:positionH relativeFrom="margin">
              <wp:posOffset>1595755</wp:posOffset>
            </wp:positionH>
            <wp:positionV relativeFrom="paragraph">
              <wp:posOffset>7620</wp:posOffset>
            </wp:positionV>
            <wp:extent cx="2929255" cy="2277110"/>
            <wp:effectExtent l="0" t="0" r="4445" b="8890"/>
            <wp:wrapTight wrapText="bothSides">
              <wp:wrapPolygon edited="0">
                <wp:start x="0" y="0"/>
                <wp:lineTo x="0" y="21504"/>
                <wp:lineTo x="21492" y="21504"/>
                <wp:lineTo x="21492" y="0"/>
                <wp:lineTo x="0" y="0"/>
              </wp:wrapPolygon>
            </wp:wrapTight>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3109" t="9637" r="6739" b="7949"/>
                    <a:stretch/>
                  </pic:blipFill>
                  <pic:spPr bwMode="auto">
                    <a:xfrm>
                      <a:off x="0" y="0"/>
                      <a:ext cx="2929255" cy="2277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B12B6" w:rsidRPr="004B12B6" w:rsidRDefault="004B12B6" w:rsidP="004B12B6">
      <w:pPr>
        <w:spacing w:line="360" w:lineRule="auto"/>
        <w:jc w:val="both"/>
        <w:rPr>
          <w:rFonts w:ascii="Times New Roman" w:eastAsia="Cambria" w:hAnsi="Times New Roman" w:cs="Times New Roman"/>
          <w:b/>
          <w:sz w:val="28"/>
          <w:szCs w:val="36"/>
          <w:lang w:eastAsia="en-US"/>
        </w:rPr>
      </w:pPr>
    </w:p>
    <w:p w:rsidR="004B12B6" w:rsidRPr="004B12B6" w:rsidRDefault="004B12B6" w:rsidP="004B12B6">
      <w:pPr>
        <w:spacing w:line="360" w:lineRule="auto"/>
        <w:jc w:val="both"/>
        <w:rPr>
          <w:rFonts w:ascii="Times New Roman" w:eastAsia="Cambria" w:hAnsi="Times New Roman" w:cs="Times New Roman"/>
          <w:b/>
          <w:sz w:val="28"/>
          <w:szCs w:val="36"/>
          <w:lang w:eastAsia="en-US"/>
        </w:rPr>
      </w:pPr>
    </w:p>
    <w:p w:rsidR="004B12B6" w:rsidRPr="004B12B6" w:rsidRDefault="004B12B6" w:rsidP="004B12B6">
      <w:pPr>
        <w:spacing w:line="360" w:lineRule="auto"/>
        <w:jc w:val="both"/>
        <w:rPr>
          <w:rFonts w:ascii="Times New Roman" w:eastAsia="Cambria" w:hAnsi="Times New Roman" w:cs="Times New Roman"/>
          <w:b/>
          <w:sz w:val="28"/>
          <w:szCs w:val="36"/>
          <w:lang w:eastAsia="en-US"/>
        </w:rPr>
      </w:pPr>
    </w:p>
    <w:p w:rsidR="004B12B6" w:rsidRPr="004B12B6" w:rsidRDefault="004B12B6" w:rsidP="004B12B6">
      <w:pPr>
        <w:spacing w:line="360" w:lineRule="auto"/>
        <w:jc w:val="both"/>
        <w:rPr>
          <w:rFonts w:ascii="Times New Roman" w:eastAsia="Cambria" w:hAnsi="Times New Roman" w:cs="Times New Roman"/>
          <w:b/>
          <w:sz w:val="28"/>
          <w:szCs w:val="36"/>
          <w:lang w:eastAsia="en-US"/>
        </w:rPr>
      </w:pPr>
    </w:p>
    <w:p w:rsidR="004B12B6" w:rsidRPr="004B12B6" w:rsidRDefault="004B12B6" w:rsidP="004B12B6">
      <w:pPr>
        <w:spacing w:line="360" w:lineRule="auto"/>
        <w:jc w:val="both"/>
        <w:rPr>
          <w:rFonts w:ascii="Times New Roman" w:eastAsia="Cambria" w:hAnsi="Times New Roman" w:cs="Times New Roman"/>
          <w:b/>
          <w:sz w:val="28"/>
          <w:szCs w:val="36"/>
          <w:lang w:eastAsia="en-US"/>
        </w:rPr>
      </w:pPr>
      <w:r w:rsidRPr="004B12B6">
        <w:rPr>
          <w:rFonts w:ascii="Times New Roman" w:eastAsia="Cambria" w:hAnsi="Times New Roman" w:cs="Times New Roman"/>
          <w:noProof/>
          <w:sz w:val="24"/>
          <w:szCs w:val="36"/>
        </w:rPr>
        <mc:AlternateContent>
          <mc:Choice Requires="wps">
            <w:drawing>
              <wp:anchor distT="0" distB="0" distL="114300" distR="114300" simplePos="0" relativeHeight="251735040" behindDoc="0" locked="0" layoutInCell="1" allowOverlap="1" wp14:anchorId="47299BD7" wp14:editId="224C5A94">
                <wp:simplePos x="0" y="0"/>
                <wp:positionH relativeFrom="margin">
                  <wp:posOffset>1316736</wp:posOffset>
                </wp:positionH>
                <wp:positionV relativeFrom="paragraph">
                  <wp:posOffset>323393</wp:posOffset>
                </wp:positionV>
                <wp:extent cx="3847795" cy="396815"/>
                <wp:effectExtent l="0" t="0" r="0" b="3810"/>
                <wp:wrapNone/>
                <wp:docPr id="189" name="Text Box 189"/>
                <wp:cNvGraphicFramePr/>
                <a:graphic xmlns:a="http://schemas.openxmlformats.org/drawingml/2006/main">
                  <a:graphicData uri="http://schemas.microsoft.com/office/word/2010/wordprocessingShape">
                    <wps:wsp>
                      <wps:cNvSpPr txBox="1"/>
                      <wps:spPr>
                        <a:xfrm>
                          <a:off x="0" y="0"/>
                          <a:ext cx="3847795" cy="396815"/>
                        </a:xfrm>
                        <a:prstGeom prst="rect">
                          <a:avLst/>
                        </a:prstGeom>
                        <a:noFill/>
                        <a:ln w="6350">
                          <a:noFill/>
                        </a:ln>
                        <a:effectLst/>
                      </wps:spPr>
                      <wps:txbx>
                        <w:txbxContent>
                          <w:p w:rsidR="004B12B6" w:rsidRPr="005F21A7" w:rsidRDefault="004B12B6" w:rsidP="004B12B6">
                            <w:pPr>
                              <w:jc w:val="center"/>
                              <w:rPr>
                                <w:rFonts w:ascii="Times New Roman" w:hAnsi="Times New Roman" w:cs="Times New Roman"/>
                                <w:sz w:val="24"/>
                                <w:szCs w:val="24"/>
                              </w:rPr>
                            </w:pPr>
                            <w:r w:rsidRPr="005F21A7">
                              <w:rPr>
                                <w:rFonts w:ascii="Times New Roman" w:hAnsi="Times New Roman" w:cs="Times New Roman"/>
                                <w:sz w:val="24"/>
                                <w:szCs w:val="24"/>
                              </w:rPr>
                              <w:t xml:space="preserve">Figure </w:t>
                            </w:r>
                            <w:r w:rsidR="002B1ADB">
                              <w:rPr>
                                <w:rFonts w:ascii="Times New Roman" w:hAnsi="Times New Roman" w:cs="Times New Roman"/>
                                <w:sz w:val="24"/>
                                <w:szCs w:val="24"/>
                              </w:rPr>
                              <w:t>4.5.2.1</w:t>
                            </w:r>
                            <w:r>
                              <w:rPr>
                                <w:rFonts w:ascii="Times New Roman" w:hAnsi="Times New Roman" w:cs="Times New Roman"/>
                                <w:sz w:val="24"/>
                                <w:szCs w:val="24"/>
                              </w:rPr>
                              <w:t xml:space="preserve">: </w:t>
                            </w:r>
                            <w:proofErr w:type="spellStart"/>
                            <w:r>
                              <w:rPr>
                                <w:rFonts w:ascii="Times New Roman" w:hAnsi="Times New Roman" w:cs="Times New Roman"/>
                                <w:sz w:val="24"/>
                                <w:szCs w:val="24"/>
                              </w:rPr>
                              <w:t>Defuzzified</w:t>
                            </w:r>
                            <w:proofErr w:type="spellEnd"/>
                            <w:r>
                              <w:rPr>
                                <w:rFonts w:ascii="Times New Roman" w:hAnsi="Times New Roman" w:cs="Times New Roman"/>
                                <w:sz w:val="24"/>
                                <w:szCs w:val="24"/>
                              </w:rPr>
                              <w:t xml:space="preserve"> result of the output</w:t>
                            </w:r>
                            <w:r w:rsidR="002B1ADB">
                              <w:rPr>
                                <w:rFonts w:ascii="Times New Roman" w:hAnsi="Times New Roman" w:cs="Times New Roman"/>
                                <w:sz w:val="24"/>
                                <w:szCs w:val="24"/>
                              </w:rPr>
                              <w:t xml:space="preserve"> after loops</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299BD7" id="Text Box 189" o:spid="_x0000_s1041" type="#_x0000_t202" style="position:absolute;left:0;text-align:left;margin-left:103.7pt;margin-top:25.45pt;width:303pt;height:31.25pt;z-index:2517350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" filled="f" stroked="f" strokeweight=".5pt">
                <v:textbox>
                  <w:txbxContent>
                    <w:p w:rsidR="004B12B6" w:rsidRPr="005F21A7" w:rsidRDefault="004B12B6" w:rsidP="004B12B6">
                      <w:pPr>
                        <w:jc w:val="center"/>
                        <w:rPr>
                          <w:rFonts w:ascii="Times New Roman" w:hAnsi="Times New Roman" w:cs="Times New Roman"/>
                          <w:sz w:val="24"/>
                          <w:szCs w:val="24"/>
                        </w:rPr>
                      </w:pPr>
                      <w:r w:rsidRPr="005F21A7">
                        <w:rPr>
                          <w:rFonts w:ascii="Times New Roman" w:hAnsi="Times New Roman" w:cs="Times New Roman"/>
                          <w:sz w:val="24"/>
                          <w:szCs w:val="24"/>
                        </w:rPr>
                        <w:t xml:space="preserve">Figure </w:t>
                      </w:r>
                      <w:r w:rsidR="002B1ADB">
                        <w:rPr>
                          <w:rFonts w:ascii="Times New Roman" w:hAnsi="Times New Roman" w:cs="Times New Roman"/>
                          <w:sz w:val="24"/>
                          <w:szCs w:val="24"/>
                        </w:rPr>
                        <w:t>4.5.2.1</w:t>
                      </w:r>
                      <w:r>
                        <w:rPr>
                          <w:rFonts w:ascii="Times New Roman" w:hAnsi="Times New Roman" w:cs="Times New Roman"/>
                          <w:sz w:val="24"/>
                          <w:szCs w:val="24"/>
                        </w:rPr>
                        <w:t xml:space="preserve">: </w:t>
                      </w:r>
                      <w:proofErr w:type="spellStart"/>
                      <w:r>
                        <w:rPr>
                          <w:rFonts w:ascii="Times New Roman" w:hAnsi="Times New Roman" w:cs="Times New Roman"/>
                          <w:sz w:val="24"/>
                          <w:szCs w:val="24"/>
                        </w:rPr>
                        <w:t>Defuzzified</w:t>
                      </w:r>
                      <w:proofErr w:type="spellEnd"/>
                      <w:r>
                        <w:rPr>
                          <w:rFonts w:ascii="Times New Roman" w:hAnsi="Times New Roman" w:cs="Times New Roman"/>
                          <w:sz w:val="24"/>
                          <w:szCs w:val="24"/>
                        </w:rPr>
                        <w:t xml:space="preserve"> result of the output</w:t>
                      </w:r>
                      <w:r w:rsidR="002B1ADB">
                        <w:rPr>
                          <w:rFonts w:ascii="Times New Roman" w:hAnsi="Times New Roman" w:cs="Times New Roman"/>
                          <w:sz w:val="24"/>
                          <w:szCs w:val="24"/>
                        </w:rPr>
                        <w:t xml:space="preserve"> after loops</w:t>
                      </w:r>
                      <w:r>
                        <w:rPr>
                          <w:rFonts w:ascii="Times New Roman" w:hAnsi="Times New Roman" w:cs="Times New Roman"/>
                          <w:sz w:val="24"/>
                          <w:szCs w:val="24"/>
                        </w:rPr>
                        <w:t>.</w:t>
                      </w:r>
                    </w:p>
                  </w:txbxContent>
                </v:textbox>
                <w10:wrap anchorx="margin"/>
              </v:shape>
            </w:pict>
          </mc:Fallback>
        </mc:AlternateContent>
      </w:r>
    </w:p>
    <w:p w:rsidR="004B12B6" w:rsidRPr="004B12B6" w:rsidRDefault="004B12B6" w:rsidP="004B12B6">
      <w:pPr>
        <w:spacing w:line="360" w:lineRule="auto"/>
        <w:jc w:val="both"/>
        <w:rPr>
          <w:rFonts w:ascii="Times New Roman" w:eastAsia="Cambria" w:hAnsi="Times New Roman" w:cs="Times New Roman"/>
          <w:b/>
          <w:sz w:val="28"/>
          <w:szCs w:val="36"/>
          <w:lang w:eastAsia="en-US"/>
        </w:rPr>
      </w:pPr>
    </w:p>
    <w:p w:rsidR="004B12B6" w:rsidRPr="004B12B6" w:rsidRDefault="004B12B6" w:rsidP="004B12B6">
      <w:pPr>
        <w:spacing w:line="360" w:lineRule="auto"/>
        <w:ind w:left="720" w:firstLine="720"/>
        <w:jc w:val="both"/>
        <w:rPr>
          <w:rFonts w:ascii="Times New Roman" w:eastAsia="Cambria" w:hAnsi="Times New Roman" w:cs="Times New Roman"/>
          <w:sz w:val="24"/>
          <w:szCs w:val="36"/>
          <w:lang w:eastAsia="en-US"/>
        </w:rPr>
      </w:pPr>
      <w:r w:rsidRPr="004B12B6">
        <w:rPr>
          <w:rFonts w:ascii="Times New Roman" w:eastAsia="Cambria" w:hAnsi="Times New Roman" w:cs="Times New Roman"/>
          <w:sz w:val="24"/>
          <w:szCs w:val="36"/>
          <w:lang w:eastAsia="en-US"/>
        </w:rPr>
        <w:t xml:space="preserve">After </w:t>
      </w:r>
      <w:r w:rsidR="002B1ADB">
        <w:rPr>
          <w:rFonts w:ascii="Times New Roman" w:eastAsia="Cambria" w:hAnsi="Times New Roman" w:cs="Times New Roman"/>
          <w:sz w:val="24"/>
          <w:szCs w:val="36"/>
          <w:lang w:eastAsia="en-US"/>
        </w:rPr>
        <w:t>the run of the loops for the 2384</w:t>
      </w:r>
      <w:r w:rsidR="002B1ADB">
        <w:rPr>
          <w:rFonts w:ascii="Times New Roman" w:eastAsia="Cambria" w:hAnsi="Times New Roman" w:cs="Times New Roman"/>
          <w:sz w:val="24"/>
          <w:szCs w:val="36"/>
          <w:vertAlign w:val="superscript"/>
          <w:lang w:eastAsia="en-US"/>
        </w:rPr>
        <w:t>th</w:t>
      </w:r>
      <w:r w:rsidRPr="004B12B6">
        <w:rPr>
          <w:rFonts w:ascii="Times New Roman" w:eastAsia="Cambria" w:hAnsi="Times New Roman" w:cs="Times New Roman"/>
          <w:sz w:val="24"/>
          <w:szCs w:val="36"/>
          <w:lang w:eastAsia="en-US"/>
        </w:rPr>
        <w:t xml:space="preserve"> time, the system has able to generate the randomize input of:</w:t>
      </w:r>
    </w:p>
    <w:p w:rsidR="004B12B6" w:rsidRPr="004B12B6" w:rsidRDefault="004B12B6" w:rsidP="004B12B6">
      <w:pPr>
        <w:numPr>
          <w:ilvl w:val="0"/>
          <w:numId w:val="9"/>
        </w:numPr>
        <w:spacing w:line="360" w:lineRule="auto"/>
        <w:contextualSpacing/>
        <w:jc w:val="both"/>
        <w:rPr>
          <w:rFonts w:ascii="Times New Roman" w:eastAsia="Cambria" w:hAnsi="Times New Roman" w:cs="Times New Roman"/>
          <w:sz w:val="24"/>
          <w:szCs w:val="36"/>
          <w:lang w:eastAsia="en-US"/>
        </w:rPr>
      </w:pPr>
      <w:r w:rsidRPr="004B12B6">
        <w:rPr>
          <w:rFonts w:ascii="Times New Roman" w:eastAsia="Cambria" w:hAnsi="Times New Roman" w:cs="Times New Roman"/>
          <w:sz w:val="24"/>
          <w:szCs w:val="36"/>
          <w:lang w:eastAsia="en-US"/>
        </w:rPr>
        <w:t>Location</w:t>
      </w:r>
      <w:r w:rsidRPr="004B12B6">
        <w:rPr>
          <w:rFonts w:ascii="Times New Roman" w:eastAsia="Cambria" w:hAnsi="Times New Roman" w:cs="Times New Roman"/>
          <w:sz w:val="24"/>
          <w:szCs w:val="36"/>
          <w:lang w:eastAsia="en-US"/>
        </w:rPr>
        <w:tab/>
      </w:r>
      <w:r w:rsidRPr="004B12B6">
        <w:rPr>
          <w:rFonts w:ascii="Times New Roman" w:eastAsia="Cambria" w:hAnsi="Times New Roman" w:cs="Times New Roman"/>
          <w:sz w:val="24"/>
          <w:szCs w:val="36"/>
          <w:lang w:eastAsia="en-US"/>
        </w:rPr>
        <w:tab/>
      </w:r>
      <w:r w:rsidRPr="004B12B6">
        <w:rPr>
          <w:rFonts w:ascii="Times New Roman" w:eastAsia="Cambria" w:hAnsi="Times New Roman" w:cs="Times New Roman"/>
          <w:sz w:val="24"/>
          <w:szCs w:val="36"/>
          <w:lang w:eastAsia="en-US"/>
        </w:rPr>
        <w:tab/>
        <w:t xml:space="preserve">: </w:t>
      </w:r>
      <w:r w:rsidR="002B1ADB">
        <w:rPr>
          <w:rFonts w:ascii="Times New Roman" w:eastAsia="Cambria" w:hAnsi="Times New Roman" w:cs="Times New Roman"/>
          <w:sz w:val="24"/>
          <w:szCs w:val="36"/>
          <w:lang w:eastAsia="en-US"/>
        </w:rPr>
        <w:t>1</w:t>
      </w:r>
      <w:r w:rsidRPr="004B12B6">
        <w:rPr>
          <w:rFonts w:ascii="Times New Roman" w:eastAsia="Cambria" w:hAnsi="Times New Roman" w:cs="Times New Roman"/>
          <w:sz w:val="24"/>
          <w:szCs w:val="36"/>
          <w:lang w:eastAsia="en-US"/>
        </w:rPr>
        <w:t>2 (</w:t>
      </w:r>
      <w:r w:rsidR="002B1ADB">
        <w:rPr>
          <w:rFonts w:ascii="Times New Roman" w:eastAsia="Cambria" w:hAnsi="Times New Roman" w:cs="Times New Roman"/>
          <w:sz w:val="24"/>
          <w:szCs w:val="36"/>
          <w:lang w:eastAsia="en-US"/>
        </w:rPr>
        <w:t>Central</w:t>
      </w:r>
      <w:r w:rsidRPr="004B12B6">
        <w:rPr>
          <w:rFonts w:ascii="Times New Roman" w:eastAsia="Cambria" w:hAnsi="Times New Roman" w:cs="Times New Roman"/>
          <w:sz w:val="24"/>
          <w:szCs w:val="36"/>
          <w:lang w:eastAsia="en-US"/>
        </w:rPr>
        <w:t xml:space="preserve"> Region)</w:t>
      </w:r>
    </w:p>
    <w:p w:rsidR="004B12B6" w:rsidRPr="004B12B6" w:rsidRDefault="004B12B6" w:rsidP="004B12B6">
      <w:pPr>
        <w:numPr>
          <w:ilvl w:val="0"/>
          <w:numId w:val="9"/>
        </w:numPr>
        <w:spacing w:line="360" w:lineRule="auto"/>
        <w:contextualSpacing/>
        <w:jc w:val="both"/>
        <w:rPr>
          <w:rFonts w:ascii="Times New Roman" w:eastAsia="Cambria" w:hAnsi="Times New Roman" w:cs="Times New Roman"/>
          <w:sz w:val="24"/>
          <w:szCs w:val="36"/>
          <w:lang w:eastAsia="en-US"/>
        </w:rPr>
      </w:pPr>
      <w:r w:rsidRPr="004B12B6">
        <w:rPr>
          <w:rFonts w:ascii="Times New Roman" w:eastAsia="Cambria" w:hAnsi="Times New Roman" w:cs="Times New Roman"/>
          <w:sz w:val="24"/>
          <w:szCs w:val="36"/>
          <w:lang w:eastAsia="en-US"/>
        </w:rPr>
        <w:t>Population</w:t>
      </w:r>
      <w:r w:rsidRPr="004B12B6">
        <w:rPr>
          <w:rFonts w:ascii="Times New Roman" w:eastAsia="Cambria" w:hAnsi="Times New Roman" w:cs="Times New Roman"/>
          <w:sz w:val="24"/>
          <w:szCs w:val="36"/>
          <w:lang w:eastAsia="en-US"/>
        </w:rPr>
        <w:tab/>
      </w:r>
      <w:r w:rsidRPr="004B12B6">
        <w:rPr>
          <w:rFonts w:ascii="Times New Roman" w:eastAsia="Cambria" w:hAnsi="Times New Roman" w:cs="Times New Roman"/>
          <w:sz w:val="24"/>
          <w:szCs w:val="36"/>
          <w:lang w:eastAsia="en-US"/>
        </w:rPr>
        <w:tab/>
      </w:r>
      <w:r w:rsidRPr="004B12B6">
        <w:rPr>
          <w:rFonts w:ascii="Times New Roman" w:eastAsia="Cambria" w:hAnsi="Times New Roman" w:cs="Times New Roman"/>
          <w:sz w:val="24"/>
          <w:szCs w:val="36"/>
          <w:lang w:eastAsia="en-US"/>
        </w:rPr>
        <w:tab/>
        <w:t>: 48 (out of 50 sample size)</w:t>
      </w:r>
    </w:p>
    <w:p w:rsidR="004B12B6" w:rsidRPr="004B12B6" w:rsidRDefault="002B1ADB" w:rsidP="004B12B6">
      <w:pPr>
        <w:numPr>
          <w:ilvl w:val="0"/>
          <w:numId w:val="9"/>
        </w:numPr>
        <w:spacing w:line="360" w:lineRule="auto"/>
        <w:contextualSpacing/>
        <w:jc w:val="both"/>
        <w:rPr>
          <w:rFonts w:ascii="Times New Roman" w:eastAsia="Cambria" w:hAnsi="Times New Roman" w:cs="Times New Roman"/>
          <w:sz w:val="24"/>
          <w:szCs w:val="36"/>
          <w:lang w:eastAsia="en-US"/>
        </w:rPr>
      </w:pPr>
      <w:r>
        <w:rPr>
          <w:rFonts w:ascii="Times New Roman" w:eastAsia="Cambria" w:hAnsi="Times New Roman" w:cs="Times New Roman"/>
          <w:sz w:val="24"/>
          <w:szCs w:val="36"/>
          <w:lang w:eastAsia="en-US"/>
        </w:rPr>
        <w:t>Temperature of the day</w:t>
      </w:r>
      <w:r>
        <w:rPr>
          <w:rFonts w:ascii="Times New Roman" w:eastAsia="Cambria" w:hAnsi="Times New Roman" w:cs="Times New Roman"/>
          <w:sz w:val="24"/>
          <w:szCs w:val="36"/>
          <w:lang w:eastAsia="en-US"/>
        </w:rPr>
        <w:tab/>
        <w:t>: 35</w:t>
      </w:r>
      <w:r w:rsidR="004B12B6" w:rsidRPr="004B12B6">
        <w:rPr>
          <w:rFonts w:ascii="Times New Roman" w:eastAsia="Cambria" w:hAnsi="Times New Roman" w:cs="Times New Roman"/>
          <w:sz w:val="24"/>
          <w:szCs w:val="36"/>
          <w:lang w:eastAsia="en-US"/>
        </w:rPr>
        <w:t xml:space="preserve"> (</w:t>
      </w:r>
      <w:r>
        <w:rPr>
          <w:rFonts w:ascii="Times New Roman" w:eastAsia="Cambria" w:hAnsi="Times New Roman" w:cs="Times New Roman"/>
          <w:sz w:val="24"/>
          <w:szCs w:val="36"/>
          <w:lang w:eastAsia="en-US"/>
        </w:rPr>
        <w:t>high</w:t>
      </w:r>
      <w:r w:rsidR="004B12B6" w:rsidRPr="004B12B6">
        <w:rPr>
          <w:rFonts w:ascii="Times New Roman" w:eastAsia="Cambria" w:hAnsi="Times New Roman" w:cs="Times New Roman"/>
          <w:sz w:val="24"/>
          <w:szCs w:val="36"/>
          <w:lang w:eastAsia="en-US"/>
        </w:rPr>
        <w:t xml:space="preserve"> region)</w:t>
      </w:r>
    </w:p>
    <w:p w:rsidR="004B12B6" w:rsidRPr="004B12B6" w:rsidRDefault="004B12B6" w:rsidP="004B12B6">
      <w:pPr>
        <w:numPr>
          <w:ilvl w:val="0"/>
          <w:numId w:val="9"/>
        </w:numPr>
        <w:spacing w:line="360" w:lineRule="auto"/>
        <w:contextualSpacing/>
        <w:jc w:val="both"/>
        <w:rPr>
          <w:rFonts w:ascii="Times New Roman" w:eastAsia="Cambria" w:hAnsi="Times New Roman" w:cs="Times New Roman"/>
          <w:sz w:val="24"/>
          <w:szCs w:val="36"/>
          <w:lang w:eastAsia="en-US"/>
        </w:rPr>
      </w:pPr>
      <w:r w:rsidRPr="004B12B6">
        <w:rPr>
          <w:rFonts w:ascii="Times New Roman" w:eastAsia="Cambria" w:hAnsi="Times New Roman" w:cs="Times New Roman"/>
          <w:sz w:val="24"/>
          <w:szCs w:val="36"/>
          <w:lang w:eastAsia="en-US"/>
        </w:rPr>
        <w:t>Time of travel</w:t>
      </w:r>
      <w:r w:rsidRPr="004B12B6">
        <w:rPr>
          <w:rFonts w:ascii="Times New Roman" w:eastAsia="Cambria" w:hAnsi="Times New Roman" w:cs="Times New Roman"/>
          <w:sz w:val="24"/>
          <w:szCs w:val="36"/>
          <w:lang w:eastAsia="en-US"/>
        </w:rPr>
        <w:tab/>
      </w:r>
      <w:r w:rsidRPr="004B12B6">
        <w:rPr>
          <w:rFonts w:ascii="Times New Roman" w:eastAsia="Cambria" w:hAnsi="Times New Roman" w:cs="Times New Roman"/>
          <w:sz w:val="24"/>
          <w:szCs w:val="36"/>
          <w:lang w:eastAsia="en-US"/>
        </w:rPr>
        <w:tab/>
      </w:r>
      <w:r w:rsidRPr="004B12B6">
        <w:rPr>
          <w:rFonts w:ascii="Times New Roman" w:eastAsia="Cambria" w:hAnsi="Times New Roman" w:cs="Times New Roman"/>
          <w:sz w:val="24"/>
          <w:szCs w:val="36"/>
          <w:lang w:eastAsia="en-US"/>
        </w:rPr>
        <w:tab/>
        <w:t>: 0 (morning region)</w:t>
      </w:r>
    </w:p>
    <w:p w:rsidR="004B12B6" w:rsidRPr="009A2EA5" w:rsidRDefault="004B12B6" w:rsidP="004B12B6">
      <w:pPr>
        <w:spacing w:line="360" w:lineRule="auto"/>
        <w:jc w:val="both"/>
        <w:rPr>
          <w:rFonts w:ascii="Times New Roman" w:hAnsi="Times New Roman" w:cs="Times New Roman"/>
          <w:sz w:val="24"/>
        </w:rPr>
      </w:pPr>
      <w:r w:rsidRPr="004B12B6">
        <w:rPr>
          <w:rFonts w:ascii="Times New Roman" w:eastAsia="Cambria" w:hAnsi="Times New Roman" w:cs="Times New Roman"/>
          <w:sz w:val="24"/>
          <w:szCs w:val="36"/>
          <w:lang w:eastAsia="en-US"/>
        </w:rPr>
        <w:t xml:space="preserve">It is observed that the readings does not seems logical, as Malaysia </w:t>
      </w:r>
      <w:r w:rsidR="002B1ADB">
        <w:rPr>
          <w:rFonts w:ascii="Times New Roman" w:eastAsia="Cambria" w:hAnsi="Times New Roman" w:cs="Times New Roman"/>
          <w:sz w:val="24"/>
          <w:szCs w:val="36"/>
          <w:lang w:eastAsia="en-US"/>
        </w:rPr>
        <w:t>at</w:t>
      </w:r>
      <w:r w:rsidRPr="004B12B6">
        <w:rPr>
          <w:rFonts w:ascii="Times New Roman" w:eastAsia="Cambria" w:hAnsi="Times New Roman" w:cs="Times New Roman"/>
          <w:sz w:val="24"/>
          <w:szCs w:val="36"/>
          <w:lang w:eastAsia="en-US"/>
        </w:rPr>
        <w:t xml:space="preserve"> midnight 12am is not recommended to stay out in campus. It is obvious that the system will require a real-time dataset in order for it to improve. The other ways for improvement is that the system must improves its fuzzy rule in making a more detailed and precise rule which fits the system better to the real-time dataset.</w:t>
      </w:r>
    </w:p>
    <w:p w:rsidR="009A2EA5" w:rsidRPr="004B12B6" w:rsidRDefault="004B12B6" w:rsidP="009A2EA5">
      <w:pPr>
        <w:spacing w:line="360" w:lineRule="auto"/>
        <w:jc w:val="both"/>
        <w:rPr>
          <w:rFonts w:ascii="Times New Roman" w:hAnsi="Times New Roman" w:cs="Times New Roman"/>
          <w:sz w:val="24"/>
        </w:rPr>
      </w:pPr>
      <w:r w:rsidRPr="004B12B6">
        <w:rPr>
          <w:rFonts w:ascii="Times New Roman" w:hAnsi="Times New Roman" w:cs="Times New Roman"/>
          <w:sz w:val="24"/>
        </w:rPr>
        <w:t>4.6</w:t>
      </w:r>
      <w:r w:rsidR="009A2EA5" w:rsidRPr="004B12B6">
        <w:rPr>
          <w:rFonts w:ascii="Times New Roman" w:hAnsi="Times New Roman" w:cs="Times New Roman"/>
          <w:sz w:val="24"/>
        </w:rPr>
        <w:t xml:space="preserve"> Performance Testing</w:t>
      </w:r>
    </w:p>
    <w:p w:rsidR="009A2EA5" w:rsidRDefault="009A2EA5" w:rsidP="009A2EA5">
      <w:pPr>
        <w:spacing w:line="360" w:lineRule="auto"/>
        <w:jc w:val="both"/>
        <w:rPr>
          <w:rFonts w:ascii="Times New Roman" w:hAnsi="Times New Roman" w:cs="Times New Roman"/>
          <w:sz w:val="24"/>
        </w:rPr>
      </w:pPr>
      <w:r w:rsidRPr="009A2EA5">
        <w:rPr>
          <w:rFonts w:ascii="Times New Roman" w:hAnsi="Times New Roman" w:cs="Times New Roman"/>
          <w:sz w:val="24"/>
        </w:rPr>
        <w:tab/>
        <w:t xml:space="preserve">The </w:t>
      </w:r>
      <w:proofErr w:type="spellStart"/>
      <w:r w:rsidRPr="009A2EA5">
        <w:rPr>
          <w:rFonts w:ascii="Times New Roman" w:hAnsi="Times New Roman" w:cs="Times New Roman"/>
          <w:sz w:val="24"/>
        </w:rPr>
        <w:t>MyCOMS</w:t>
      </w:r>
      <w:proofErr w:type="spellEnd"/>
      <w:r w:rsidRPr="009A2EA5">
        <w:rPr>
          <w:rFonts w:ascii="Times New Roman" w:hAnsi="Times New Roman" w:cs="Times New Roman"/>
          <w:sz w:val="24"/>
        </w:rPr>
        <w:t xml:space="preserve"> app is tested in different type of Android devices, which are Samsung Galaxy J7, </w:t>
      </w:r>
      <w:proofErr w:type="spellStart"/>
      <w:r w:rsidRPr="009A2EA5">
        <w:rPr>
          <w:rFonts w:ascii="Times New Roman" w:hAnsi="Times New Roman" w:cs="Times New Roman"/>
          <w:sz w:val="24"/>
        </w:rPr>
        <w:t>Redmi</w:t>
      </w:r>
      <w:proofErr w:type="spellEnd"/>
      <w:r w:rsidRPr="009A2EA5">
        <w:rPr>
          <w:rFonts w:ascii="Times New Roman" w:hAnsi="Times New Roman" w:cs="Times New Roman"/>
          <w:sz w:val="24"/>
        </w:rPr>
        <w:t xml:space="preserve"> Note 4 and Asus </w:t>
      </w:r>
      <w:proofErr w:type="spellStart"/>
      <w:r w:rsidRPr="009A2EA5">
        <w:rPr>
          <w:rFonts w:ascii="Times New Roman" w:hAnsi="Times New Roman" w:cs="Times New Roman"/>
          <w:sz w:val="24"/>
        </w:rPr>
        <w:t>Zenfone</w:t>
      </w:r>
      <w:proofErr w:type="spellEnd"/>
      <w:r w:rsidRPr="009A2EA5">
        <w:rPr>
          <w:rFonts w:ascii="Times New Roman" w:hAnsi="Times New Roman" w:cs="Times New Roman"/>
          <w:sz w:val="24"/>
        </w:rPr>
        <w:t xml:space="preserve"> 5. All the features in the application are working well. However there is slight difference in the accuracy of the GPS coordinate as different devices has </w:t>
      </w:r>
      <w:r w:rsidRPr="009A2EA5">
        <w:rPr>
          <w:rFonts w:ascii="Times New Roman" w:hAnsi="Times New Roman" w:cs="Times New Roman"/>
          <w:sz w:val="24"/>
        </w:rPr>
        <w:lastRenderedPageBreak/>
        <w:t xml:space="preserve">different sensitivity of GPS and different modules are used. User will have to wait for a few moment for the GPS sensor to calibrate the accuracy of the coordinate. </w:t>
      </w:r>
    </w:p>
    <w:p w:rsidR="002B1ADB" w:rsidRPr="009A2EA5" w:rsidRDefault="002B1ADB" w:rsidP="009A2EA5">
      <w:pPr>
        <w:spacing w:line="360" w:lineRule="auto"/>
        <w:jc w:val="both"/>
        <w:rPr>
          <w:rFonts w:ascii="Times New Roman" w:hAnsi="Times New Roman" w:cs="Times New Roman"/>
          <w:sz w:val="24"/>
        </w:rPr>
      </w:pPr>
      <w:r>
        <w:rPr>
          <w:rFonts w:ascii="Times New Roman" w:hAnsi="Times New Roman" w:cs="Times New Roman"/>
          <w:sz w:val="24"/>
        </w:rPr>
        <w:tab/>
        <w:t xml:space="preserve">Smart phone’s OS and the version of the </w:t>
      </w:r>
      <w:proofErr w:type="spellStart"/>
      <w:r>
        <w:rPr>
          <w:rFonts w:ascii="Times New Roman" w:hAnsi="Times New Roman" w:cs="Times New Roman"/>
          <w:sz w:val="24"/>
        </w:rPr>
        <w:t>google</w:t>
      </w:r>
      <w:proofErr w:type="spellEnd"/>
      <w:r>
        <w:rPr>
          <w:rFonts w:ascii="Times New Roman" w:hAnsi="Times New Roman" w:cs="Times New Roman"/>
          <w:sz w:val="24"/>
        </w:rPr>
        <w:t xml:space="preserve"> play services will affect the deployment of the application, as certain functions and user interface of the application is based on the SDK version of 27, which some of it might not be applicable to the previous versions. User’s smartphone must be updated in terms of OS and the </w:t>
      </w:r>
      <w:proofErr w:type="spellStart"/>
      <w:r>
        <w:rPr>
          <w:rFonts w:ascii="Times New Roman" w:hAnsi="Times New Roman" w:cs="Times New Roman"/>
          <w:sz w:val="24"/>
        </w:rPr>
        <w:t>google</w:t>
      </w:r>
      <w:proofErr w:type="spellEnd"/>
      <w:r>
        <w:rPr>
          <w:rFonts w:ascii="Times New Roman" w:hAnsi="Times New Roman" w:cs="Times New Roman"/>
          <w:sz w:val="24"/>
        </w:rPr>
        <w:t xml:space="preserve"> play services in order for the application to run normally.</w:t>
      </w:r>
    </w:p>
    <w:p w:rsidR="009A2EA5" w:rsidRPr="004B12B6" w:rsidRDefault="004B12B6" w:rsidP="009A2EA5">
      <w:pPr>
        <w:spacing w:line="360" w:lineRule="auto"/>
        <w:jc w:val="both"/>
        <w:rPr>
          <w:rFonts w:ascii="Times New Roman" w:hAnsi="Times New Roman" w:cs="Times New Roman"/>
          <w:sz w:val="24"/>
        </w:rPr>
      </w:pPr>
      <w:r w:rsidRPr="004B12B6">
        <w:rPr>
          <w:rFonts w:ascii="Times New Roman" w:hAnsi="Times New Roman" w:cs="Times New Roman"/>
          <w:sz w:val="24"/>
        </w:rPr>
        <w:t>4.7</w:t>
      </w:r>
      <w:r w:rsidR="009A2EA5" w:rsidRPr="004B12B6">
        <w:rPr>
          <w:rFonts w:ascii="Times New Roman" w:hAnsi="Times New Roman" w:cs="Times New Roman"/>
          <w:sz w:val="24"/>
        </w:rPr>
        <w:t xml:space="preserve"> Summarize</w:t>
      </w:r>
    </w:p>
    <w:p w:rsidR="009A2EA5" w:rsidRPr="009A2EA5" w:rsidRDefault="009A2EA5" w:rsidP="009A2EA5">
      <w:pPr>
        <w:spacing w:line="360" w:lineRule="auto"/>
        <w:jc w:val="both"/>
        <w:rPr>
          <w:rFonts w:ascii="Times New Roman" w:hAnsi="Times New Roman" w:cs="Times New Roman"/>
          <w:sz w:val="24"/>
        </w:rPr>
      </w:pPr>
      <w:r w:rsidRPr="009A2EA5">
        <w:rPr>
          <w:rFonts w:ascii="Times New Roman" w:hAnsi="Times New Roman" w:cs="Times New Roman"/>
          <w:sz w:val="24"/>
        </w:rPr>
        <w:tab/>
        <w:t xml:space="preserve">The GPS coordinate and speed obtained from the driving info component is the latitude and longitude of the user, and estimated speed of the user based on the calculation from built-in GPS module. The location coordinate is updated constantly in database repeatedly to maintain latest information of the user and EV. The location is tracked real-time and is displayed on the map. </w:t>
      </w:r>
    </w:p>
    <w:p w:rsidR="009A2EA5" w:rsidRPr="009A2EA5" w:rsidRDefault="009A2EA5" w:rsidP="009A2EA5">
      <w:pPr>
        <w:spacing w:line="360" w:lineRule="auto"/>
        <w:jc w:val="both"/>
        <w:rPr>
          <w:rFonts w:ascii="Times New Roman" w:hAnsi="Times New Roman" w:cs="Times New Roman"/>
          <w:sz w:val="24"/>
        </w:rPr>
      </w:pPr>
    </w:p>
    <w:p w:rsidR="009A2EA5" w:rsidRPr="004B12B6" w:rsidRDefault="004B12B6" w:rsidP="009A2EA5">
      <w:pPr>
        <w:spacing w:line="360" w:lineRule="auto"/>
        <w:jc w:val="both"/>
        <w:rPr>
          <w:rFonts w:ascii="Times New Roman" w:hAnsi="Times New Roman" w:cs="Times New Roman"/>
          <w:sz w:val="24"/>
        </w:rPr>
      </w:pPr>
      <w:r w:rsidRPr="004B12B6">
        <w:rPr>
          <w:rFonts w:ascii="Times New Roman" w:hAnsi="Times New Roman" w:cs="Times New Roman"/>
          <w:sz w:val="24"/>
        </w:rPr>
        <w:t>4.8</w:t>
      </w:r>
      <w:r w:rsidR="009A2EA5" w:rsidRPr="004B12B6">
        <w:rPr>
          <w:rFonts w:ascii="Times New Roman" w:hAnsi="Times New Roman" w:cs="Times New Roman"/>
          <w:sz w:val="24"/>
        </w:rPr>
        <w:t xml:space="preserve"> Limitation</w:t>
      </w:r>
    </w:p>
    <w:p w:rsidR="009A2EA5" w:rsidRPr="009A2EA5" w:rsidRDefault="009A2EA5" w:rsidP="009A2EA5">
      <w:pPr>
        <w:spacing w:line="360" w:lineRule="auto"/>
        <w:jc w:val="both"/>
        <w:rPr>
          <w:rFonts w:ascii="Times New Roman" w:hAnsi="Times New Roman" w:cs="Times New Roman"/>
          <w:sz w:val="24"/>
        </w:rPr>
      </w:pPr>
      <w:r w:rsidRPr="009A2EA5">
        <w:rPr>
          <w:rFonts w:ascii="Times New Roman" w:hAnsi="Times New Roman" w:cs="Times New Roman"/>
          <w:sz w:val="24"/>
        </w:rPr>
        <w:tab/>
        <w:t xml:space="preserve">This EV booking app is restricted to Android based smart phone only. This application will work when there is connection to the internet. The navigation, user info collection and also booking managing and selection requires internet access to send the data to the database. User will need internet connection to retrieve the constant update of the location of the EV before creating booking request. The location of the user can only be estimated due to the sensitivity of the GPS module from the Android mobile phone. </w:t>
      </w:r>
    </w:p>
    <w:p w:rsidR="000320DD" w:rsidRDefault="000320DD" w:rsidP="00F81661">
      <w:pPr>
        <w:spacing w:line="360" w:lineRule="auto"/>
        <w:jc w:val="both"/>
        <w:rPr>
          <w:rFonts w:ascii="Times New Roman" w:hAnsi="Times New Roman" w:cs="Times New Roman"/>
          <w:sz w:val="24"/>
          <w:szCs w:val="24"/>
        </w:rPr>
      </w:pPr>
    </w:p>
    <w:p w:rsidR="000320DD" w:rsidRDefault="000320DD" w:rsidP="00F81661">
      <w:pPr>
        <w:spacing w:line="360" w:lineRule="auto"/>
        <w:jc w:val="both"/>
        <w:rPr>
          <w:rFonts w:ascii="Times New Roman" w:hAnsi="Times New Roman" w:cs="Times New Roman"/>
          <w:sz w:val="24"/>
          <w:szCs w:val="24"/>
        </w:rPr>
      </w:pPr>
    </w:p>
    <w:p w:rsidR="000320DD" w:rsidRDefault="000320DD" w:rsidP="00F81661">
      <w:pPr>
        <w:spacing w:line="360" w:lineRule="auto"/>
        <w:jc w:val="both"/>
        <w:rPr>
          <w:rFonts w:ascii="Times New Roman" w:hAnsi="Times New Roman" w:cs="Times New Roman"/>
          <w:sz w:val="24"/>
          <w:szCs w:val="24"/>
        </w:rPr>
      </w:pPr>
    </w:p>
    <w:p w:rsidR="000320DD" w:rsidRDefault="000320DD" w:rsidP="00F81661">
      <w:pPr>
        <w:spacing w:line="360" w:lineRule="auto"/>
        <w:jc w:val="both"/>
        <w:rPr>
          <w:rFonts w:ascii="Times New Roman" w:hAnsi="Times New Roman" w:cs="Times New Roman"/>
          <w:sz w:val="24"/>
          <w:szCs w:val="24"/>
        </w:rPr>
      </w:pPr>
    </w:p>
    <w:p w:rsidR="000320DD" w:rsidRDefault="000320DD" w:rsidP="00F81661">
      <w:pPr>
        <w:spacing w:line="360" w:lineRule="auto"/>
        <w:jc w:val="both"/>
        <w:rPr>
          <w:rFonts w:ascii="Times New Roman" w:hAnsi="Times New Roman" w:cs="Times New Roman"/>
          <w:sz w:val="24"/>
          <w:szCs w:val="24"/>
        </w:rPr>
      </w:pPr>
    </w:p>
    <w:p w:rsidR="00072971" w:rsidRDefault="00072971" w:rsidP="00F81661">
      <w:pPr>
        <w:spacing w:line="360" w:lineRule="auto"/>
        <w:jc w:val="both"/>
        <w:rPr>
          <w:rFonts w:ascii="Times New Roman" w:hAnsi="Times New Roman" w:cs="Times New Roman"/>
          <w:sz w:val="24"/>
          <w:szCs w:val="24"/>
        </w:rPr>
      </w:pPr>
    </w:p>
    <w:p w:rsidR="002B1ADB" w:rsidRDefault="002B1ADB" w:rsidP="00B8408C">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CHAPTER 5</w:t>
      </w:r>
    </w:p>
    <w:p w:rsidR="002B1ADB" w:rsidRDefault="002B1ADB" w:rsidP="00B8408C">
      <w:pPr>
        <w:spacing w:line="360" w:lineRule="auto"/>
        <w:jc w:val="center"/>
        <w:rPr>
          <w:rFonts w:ascii="Times New Roman" w:hAnsi="Times New Roman" w:cs="Times New Roman"/>
          <w:sz w:val="24"/>
          <w:szCs w:val="24"/>
        </w:rPr>
      </w:pPr>
      <w:r>
        <w:rPr>
          <w:rFonts w:ascii="Times New Roman" w:hAnsi="Times New Roman" w:cs="Times New Roman"/>
          <w:sz w:val="24"/>
          <w:szCs w:val="24"/>
        </w:rPr>
        <w:t>CONCLUSION</w:t>
      </w:r>
    </w:p>
    <w:p w:rsidR="002B1ADB" w:rsidRDefault="00B8408C" w:rsidP="00B8408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5.1 Conclusion </w:t>
      </w:r>
    </w:p>
    <w:p w:rsidR="00B8408C" w:rsidRDefault="00B8408C" w:rsidP="00B8408C">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In conclusion, an Android based single-seated vehicle booking and ride sharing system is developed and presented in a form of Android mobile application, </w:t>
      </w:r>
      <w:proofErr w:type="spellStart"/>
      <w:r>
        <w:rPr>
          <w:rFonts w:ascii="Times New Roman" w:hAnsi="Times New Roman" w:cs="Times New Roman"/>
          <w:sz w:val="24"/>
          <w:szCs w:val="24"/>
        </w:rPr>
        <w:t>MyCOMS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MyCOMS</w:t>
      </w:r>
      <w:proofErr w:type="spellEnd"/>
      <w:r>
        <w:rPr>
          <w:rFonts w:ascii="Times New Roman" w:hAnsi="Times New Roman" w:cs="Times New Roman"/>
          <w:sz w:val="24"/>
          <w:szCs w:val="24"/>
        </w:rPr>
        <w:t xml:space="preserve"> application is developed with real time viewing and booking of vehicle features. With all the features developed in the application, users are able to interact and experience high quality of user interface as well as minimal delays in synchronizing data with the database. Moreover, this </w:t>
      </w:r>
      <w:proofErr w:type="spellStart"/>
      <w:r>
        <w:rPr>
          <w:rFonts w:ascii="Times New Roman" w:hAnsi="Times New Roman" w:cs="Times New Roman"/>
          <w:sz w:val="24"/>
          <w:szCs w:val="24"/>
        </w:rPr>
        <w:t>MyCOMS</w:t>
      </w:r>
      <w:proofErr w:type="spellEnd"/>
      <w:r>
        <w:rPr>
          <w:rFonts w:ascii="Times New Roman" w:hAnsi="Times New Roman" w:cs="Times New Roman"/>
          <w:sz w:val="24"/>
          <w:szCs w:val="24"/>
        </w:rPr>
        <w:t xml:space="preserve"> application is able to increase the efficiency among students and staff of UPM travelling in between faculties and colleges with interactions made through the application. </w:t>
      </w:r>
    </w:p>
    <w:p w:rsidR="00B8408C" w:rsidRDefault="00B8408C" w:rsidP="00B8408C">
      <w:pPr>
        <w:spacing w:line="360" w:lineRule="auto"/>
        <w:jc w:val="both"/>
        <w:rPr>
          <w:rFonts w:ascii="Times New Roman" w:hAnsi="Times New Roman" w:cs="Times New Roman"/>
          <w:sz w:val="24"/>
          <w:szCs w:val="24"/>
        </w:rPr>
      </w:pPr>
      <w:r>
        <w:rPr>
          <w:rFonts w:ascii="Times New Roman" w:hAnsi="Times New Roman" w:cs="Times New Roman"/>
          <w:sz w:val="24"/>
          <w:szCs w:val="24"/>
        </w:rPr>
        <w:t>5.2 Future Works</w:t>
      </w:r>
    </w:p>
    <w:p w:rsidR="00B8408C" w:rsidRDefault="00B8408C" w:rsidP="00B8408C">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w:t>
      </w:r>
      <w:proofErr w:type="spellStart"/>
      <w:r>
        <w:rPr>
          <w:rFonts w:ascii="Times New Roman" w:hAnsi="Times New Roman" w:cs="Times New Roman"/>
          <w:sz w:val="24"/>
          <w:szCs w:val="24"/>
        </w:rPr>
        <w:t>MyCOMS</w:t>
      </w:r>
      <w:proofErr w:type="spellEnd"/>
      <w:r>
        <w:rPr>
          <w:rFonts w:ascii="Times New Roman" w:hAnsi="Times New Roman" w:cs="Times New Roman"/>
          <w:sz w:val="24"/>
          <w:szCs w:val="24"/>
        </w:rPr>
        <w:t xml:space="preserve"> application still has a big room for improvements. More advance features such as two-factor authentication, voice and </w:t>
      </w:r>
      <w:proofErr w:type="spellStart"/>
      <w:r>
        <w:rPr>
          <w:rFonts w:ascii="Times New Roman" w:hAnsi="Times New Roman" w:cs="Times New Roman"/>
          <w:sz w:val="24"/>
          <w:szCs w:val="24"/>
        </w:rPr>
        <w:t>sms</w:t>
      </w:r>
      <w:proofErr w:type="spellEnd"/>
      <w:r>
        <w:rPr>
          <w:rFonts w:ascii="Times New Roman" w:hAnsi="Times New Roman" w:cs="Times New Roman"/>
          <w:sz w:val="24"/>
          <w:szCs w:val="24"/>
        </w:rPr>
        <w:t xml:space="preserve"> for emergency purpose can be studied and developed in the future. Moreover, the user interface of the </w:t>
      </w:r>
      <w:proofErr w:type="spellStart"/>
      <w:r>
        <w:rPr>
          <w:rFonts w:ascii="Times New Roman" w:hAnsi="Times New Roman" w:cs="Times New Roman"/>
          <w:sz w:val="24"/>
          <w:szCs w:val="24"/>
        </w:rPr>
        <w:t>MyCOMS</w:t>
      </w:r>
      <w:proofErr w:type="spellEnd"/>
      <w:r>
        <w:rPr>
          <w:rFonts w:ascii="Times New Roman" w:hAnsi="Times New Roman" w:cs="Times New Roman"/>
          <w:sz w:val="24"/>
          <w:szCs w:val="24"/>
        </w:rPr>
        <w:t xml:space="preserve"> application can be improved by having proper icons customized specially for the application. </w:t>
      </w:r>
    </w:p>
    <w:p w:rsidR="00B8408C" w:rsidRDefault="00B8408C" w:rsidP="00B8408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2195F">
        <w:rPr>
          <w:rFonts w:ascii="Times New Roman" w:hAnsi="Times New Roman" w:cs="Times New Roman"/>
          <w:sz w:val="24"/>
          <w:szCs w:val="24"/>
        </w:rPr>
        <w:t>A website for admin should be developed in the future to ease admin in managing multiple users’ account with ease. With good design and layout, the website would reduce the trouble for admin to search through the database to look for certain details. The application for the vehicle can be developed and synchronized so that the details of the vehicles such as battery level, speed and location will be automatically updated to the database.</w:t>
      </w:r>
    </w:p>
    <w:p w:rsidR="00A3656E" w:rsidRDefault="00E2195F" w:rsidP="00E2195F">
      <w:pPr>
        <w:spacing w:line="360" w:lineRule="auto"/>
        <w:jc w:val="both"/>
        <w:rPr>
          <w:rFonts w:ascii="Times New Roman" w:hAnsi="Times New Roman" w:cs="Times New Roman"/>
          <w:b/>
          <w:sz w:val="24"/>
          <w:szCs w:val="24"/>
        </w:rPr>
      </w:pPr>
      <w:r>
        <w:rPr>
          <w:rFonts w:ascii="Times New Roman" w:hAnsi="Times New Roman" w:cs="Times New Roman"/>
          <w:sz w:val="24"/>
          <w:szCs w:val="24"/>
        </w:rPr>
        <w:tab/>
        <w:t xml:space="preserve">More advanced features and better graphical user interface should be developed and designed in the future. </w:t>
      </w:r>
    </w:p>
    <w:p w:rsidR="00A3656E" w:rsidRDefault="00A3656E">
      <w:pPr>
        <w:rPr>
          <w:rFonts w:ascii="Times New Roman" w:hAnsi="Times New Roman" w:cs="Times New Roman"/>
          <w:b/>
          <w:sz w:val="24"/>
          <w:szCs w:val="24"/>
        </w:rPr>
      </w:pPr>
    </w:p>
    <w:p w:rsidR="00A3656E" w:rsidRDefault="00A3656E">
      <w:pPr>
        <w:rPr>
          <w:rFonts w:ascii="Times New Roman" w:hAnsi="Times New Roman" w:cs="Times New Roman"/>
          <w:b/>
          <w:sz w:val="24"/>
          <w:szCs w:val="24"/>
        </w:rPr>
      </w:pPr>
    </w:p>
    <w:p w:rsidR="00A3656E" w:rsidRDefault="00A3656E">
      <w:pPr>
        <w:rPr>
          <w:rFonts w:ascii="Times New Roman" w:hAnsi="Times New Roman" w:cs="Times New Roman"/>
          <w:b/>
          <w:sz w:val="24"/>
          <w:szCs w:val="24"/>
        </w:rPr>
      </w:pPr>
    </w:p>
    <w:p w:rsidR="00A3656E" w:rsidRDefault="00A3656E">
      <w:pPr>
        <w:rPr>
          <w:rFonts w:ascii="Times New Roman" w:hAnsi="Times New Roman" w:cs="Times New Roman"/>
          <w:b/>
          <w:sz w:val="24"/>
          <w:szCs w:val="24"/>
        </w:rPr>
      </w:pPr>
    </w:p>
    <w:p w:rsidR="00A3656E" w:rsidRDefault="00A3656E">
      <w:pPr>
        <w:rPr>
          <w:rFonts w:ascii="Times New Roman" w:hAnsi="Times New Roman" w:cs="Times New Roman"/>
          <w:b/>
          <w:sz w:val="24"/>
          <w:szCs w:val="24"/>
        </w:rPr>
      </w:pPr>
    </w:p>
    <w:p w:rsidR="00A3656E" w:rsidRDefault="00A3656E">
      <w:pPr>
        <w:rPr>
          <w:rFonts w:ascii="Times New Roman" w:hAnsi="Times New Roman" w:cs="Times New Roman"/>
          <w:b/>
          <w:sz w:val="24"/>
          <w:szCs w:val="24"/>
        </w:rPr>
      </w:pPr>
    </w:p>
    <w:p w:rsidR="00A3656E" w:rsidRDefault="00A3656E">
      <w:pPr>
        <w:rPr>
          <w:rFonts w:ascii="Times New Roman" w:hAnsi="Times New Roman" w:cs="Times New Roman"/>
          <w:b/>
          <w:sz w:val="24"/>
          <w:szCs w:val="24"/>
        </w:rPr>
      </w:pPr>
    </w:p>
    <w:p w:rsidR="00BE070C" w:rsidRPr="00D143EB" w:rsidRDefault="00BE070C" w:rsidP="00D143EB">
      <w:pPr>
        <w:spacing w:line="360" w:lineRule="auto"/>
        <w:jc w:val="center"/>
        <w:rPr>
          <w:rFonts w:ascii="Times New Roman" w:hAnsi="Times New Roman" w:cs="Times New Roman"/>
          <w:b/>
          <w:sz w:val="24"/>
          <w:szCs w:val="24"/>
        </w:rPr>
      </w:pPr>
      <w:r w:rsidRPr="00D143EB">
        <w:rPr>
          <w:rFonts w:ascii="Times New Roman" w:hAnsi="Times New Roman" w:cs="Times New Roman"/>
          <w:b/>
          <w:sz w:val="24"/>
          <w:szCs w:val="24"/>
        </w:rPr>
        <w:t>REFERENCES</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 xml:space="preserve">[1] F.R. </w:t>
      </w:r>
      <w:proofErr w:type="spellStart"/>
      <w:r w:rsidRPr="00F81661">
        <w:rPr>
          <w:rFonts w:ascii="Times New Roman" w:hAnsi="Times New Roman" w:cs="Times New Roman"/>
          <w:sz w:val="24"/>
          <w:szCs w:val="24"/>
        </w:rPr>
        <w:t>Amirul</w:t>
      </w:r>
      <w:proofErr w:type="spellEnd"/>
      <w:r w:rsidRPr="00F81661">
        <w:rPr>
          <w:rFonts w:ascii="Times New Roman" w:hAnsi="Times New Roman" w:cs="Times New Roman"/>
          <w:sz w:val="24"/>
          <w:szCs w:val="24"/>
        </w:rPr>
        <w:t xml:space="preserve">, The Taxi Service </w:t>
      </w:r>
      <w:r w:rsidR="00E264C4">
        <w:rPr>
          <w:rFonts w:ascii="Times New Roman" w:hAnsi="Times New Roman" w:cs="Times New Roman"/>
          <w:sz w:val="24"/>
          <w:szCs w:val="24"/>
        </w:rPr>
        <w:t xml:space="preserve">Review Malaysia Context, </w:t>
      </w:r>
      <w:r w:rsidRPr="00F81661">
        <w:rPr>
          <w:rFonts w:ascii="Times New Roman" w:hAnsi="Times New Roman" w:cs="Times New Roman"/>
          <w:sz w:val="24"/>
          <w:szCs w:val="24"/>
        </w:rPr>
        <w:t>Mediterranean Journal of Social Sciences,</w:t>
      </w:r>
      <w:r w:rsidR="00A30476">
        <w:rPr>
          <w:rFonts w:ascii="Times New Roman" w:hAnsi="Times New Roman" w:cs="Times New Roman"/>
          <w:sz w:val="24"/>
          <w:szCs w:val="24"/>
        </w:rPr>
        <w:t xml:space="preserve"> </w:t>
      </w:r>
      <w:proofErr w:type="spellStart"/>
      <w:r w:rsidR="00A30476">
        <w:rPr>
          <w:rFonts w:ascii="Times New Roman" w:hAnsi="Times New Roman" w:cs="Times New Roman"/>
          <w:sz w:val="24"/>
          <w:szCs w:val="24"/>
        </w:rPr>
        <w:t>Vol</w:t>
      </w:r>
      <w:proofErr w:type="spellEnd"/>
      <w:r w:rsidR="00A30476">
        <w:rPr>
          <w:rFonts w:ascii="Times New Roman" w:hAnsi="Times New Roman" w:cs="Times New Roman"/>
          <w:sz w:val="24"/>
          <w:szCs w:val="24"/>
        </w:rPr>
        <w:t xml:space="preserve"> 7 No 4</w:t>
      </w:r>
      <w:proofErr w:type="gramStart"/>
      <w:r w:rsidR="00A30476">
        <w:rPr>
          <w:rFonts w:ascii="Times New Roman" w:hAnsi="Times New Roman" w:cs="Times New Roman"/>
          <w:sz w:val="24"/>
          <w:szCs w:val="24"/>
        </w:rPr>
        <w:t>,pp</w:t>
      </w:r>
      <w:proofErr w:type="gramEnd"/>
      <w:r w:rsidR="00A30476">
        <w:rPr>
          <w:rFonts w:ascii="Times New Roman" w:hAnsi="Times New Roman" w:cs="Times New Roman"/>
          <w:sz w:val="24"/>
          <w:szCs w:val="24"/>
        </w:rPr>
        <w:t xml:space="preserve"> 559 - 563, 2016.</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 xml:space="preserve">[2] D. Ulloa et </w:t>
      </w:r>
      <w:proofErr w:type="spellStart"/>
      <w:r w:rsidRPr="00F81661">
        <w:rPr>
          <w:rFonts w:ascii="Times New Roman" w:hAnsi="Times New Roman" w:cs="Times New Roman"/>
          <w:sz w:val="24"/>
          <w:szCs w:val="24"/>
        </w:rPr>
        <w:t>al.,Mining</w:t>
      </w:r>
      <w:proofErr w:type="spellEnd"/>
      <w:r w:rsidRPr="00F81661">
        <w:rPr>
          <w:rFonts w:ascii="Times New Roman" w:hAnsi="Times New Roman" w:cs="Times New Roman"/>
          <w:sz w:val="24"/>
          <w:szCs w:val="24"/>
        </w:rPr>
        <w:t xml:space="preserve"> Social Media for Open Innovation in Transportation Systems, 2016 Institute of Electrical and Electronics Engineers 19th International Conference on Intelligent Transportat</w:t>
      </w:r>
      <w:r w:rsidR="00A30476">
        <w:rPr>
          <w:rFonts w:ascii="Times New Roman" w:hAnsi="Times New Roman" w:cs="Times New Roman"/>
          <w:sz w:val="24"/>
          <w:szCs w:val="24"/>
        </w:rPr>
        <w:t xml:space="preserve">ion Systems, </w:t>
      </w:r>
      <w:proofErr w:type="spellStart"/>
      <w:r w:rsidR="00A30476">
        <w:rPr>
          <w:rFonts w:ascii="Times New Roman" w:hAnsi="Times New Roman" w:cs="Times New Roman"/>
          <w:sz w:val="24"/>
          <w:szCs w:val="24"/>
        </w:rPr>
        <w:t>pp</w:t>
      </w:r>
      <w:proofErr w:type="spellEnd"/>
      <w:r w:rsidR="00A30476">
        <w:rPr>
          <w:rFonts w:ascii="Times New Roman" w:hAnsi="Times New Roman" w:cs="Times New Roman"/>
          <w:sz w:val="24"/>
          <w:szCs w:val="24"/>
        </w:rPr>
        <w:t xml:space="preserve"> 169- 174, 2016.</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 xml:space="preserve">[3] </w:t>
      </w:r>
      <w:r w:rsidR="00FF13FE" w:rsidRPr="00FF13FE">
        <w:rPr>
          <w:rFonts w:ascii="Times New Roman" w:hAnsi="Times New Roman" w:cs="Times New Roman"/>
          <w:sz w:val="24"/>
          <w:szCs w:val="24"/>
        </w:rPr>
        <w:t xml:space="preserve">C. MacDonald, </w:t>
      </w:r>
      <w:proofErr w:type="spellStart"/>
      <w:r w:rsidR="00FF13FE" w:rsidRPr="00FF13FE">
        <w:rPr>
          <w:rFonts w:ascii="Times New Roman" w:hAnsi="Times New Roman" w:cs="Times New Roman"/>
          <w:sz w:val="24"/>
          <w:szCs w:val="24"/>
        </w:rPr>
        <w:t>Uber</w:t>
      </w:r>
      <w:proofErr w:type="spellEnd"/>
      <w:r w:rsidR="00FF13FE" w:rsidRPr="00FF13FE">
        <w:rPr>
          <w:rFonts w:ascii="Times New Roman" w:hAnsi="Times New Roman" w:cs="Times New Roman"/>
          <w:sz w:val="24"/>
          <w:szCs w:val="24"/>
        </w:rPr>
        <w:t xml:space="preserve"> Is Built on Trust, Institute of Electrical and Electronics Engineers Technology and Society Magazine June 2016, </w:t>
      </w:r>
      <w:proofErr w:type="spellStart"/>
      <w:r w:rsidR="00FF13FE" w:rsidRPr="00FF13FE">
        <w:rPr>
          <w:rFonts w:ascii="Times New Roman" w:hAnsi="Times New Roman" w:cs="Times New Roman"/>
          <w:sz w:val="24"/>
          <w:szCs w:val="24"/>
        </w:rPr>
        <w:t>pp</w:t>
      </w:r>
      <w:proofErr w:type="spellEnd"/>
      <w:r w:rsidR="00FF13FE" w:rsidRPr="00FF13FE">
        <w:rPr>
          <w:rFonts w:ascii="Times New Roman" w:hAnsi="Times New Roman" w:cs="Times New Roman"/>
          <w:sz w:val="24"/>
          <w:szCs w:val="24"/>
        </w:rPr>
        <w:t xml:space="preserve"> 38 – 39, 2016.</w:t>
      </w:r>
      <w:r w:rsidR="00A30476">
        <w:rPr>
          <w:rFonts w:ascii="Times New Roman" w:hAnsi="Times New Roman" w:cs="Times New Roman"/>
          <w:sz w:val="24"/>
          <w:szCs w:val="24"/>
        </w:rPr>
        <w:t xml:space="preserve"> </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 xml:space="preserve">[4] </w:t>
      </w:r>
      <w:r w:rsidR="00FF13FE" w:rsidRPr="00FF13FE">
        <w:rPr>
          <w:rFonts w:ascii="Times New Roman" w:hAnsi="Times New Roman" w:cs="Times New Roman"/>
          <w:sz w:val="24"/>
          <w:szCs w:val="24"/>
        </w:rPr>
        <w:t xml:space="preserve">P. W. H. </w:t>
      </w:r>
      <w:proofErr w:type="spellStart"/>
      <w:r w:rsidR="00FF13FE" w:rsidRPr="00FF13FE">
        <w:rPr>
          <w:rFonts w:ascii="Times New Roman" w:hAnsi="Times New Roman" w:cs="Times New Roman"/>
          <w:sz w:val="24"/>
          <w:szCs w:val="24"/>
        </w:rPr>
        <w:t>Jamilah</w:t>
      </w:r>
      <w:proofErr w:type="spellEnd"/>
      <w:r w:rsidR="00FF13FE" w:rsidRPr="00FF13FE">
        <w:rPr>
          <w:rFonts w:ascii="Times New Roman" w:hAnsi="Times New Roman" w:cs="Times New Roman"/>
          <w:sz w:val="24"/>
          <w:szCs w:val="24"/>
        </w:rPr>
        <w:t xml:space="preserve">, Analysis on Effects of Brand Community on Brand Loyalty in the Social Media: A Case Study of </w:t>
      </w:r>
      <w:proofErr w:type="gramStart"/>
      <w:r w:rsidR="00FF13FE" w:rsidRPr="00FF13FE">
        <w:rPr>
          <w:rFonts w:ascii="Times New Roman" w:hAnsi="Times New Roman" w:cs="Times New Roman"/>
          <w:sz w:val="24"/>
          <w:szCs w:val="24"/>
        </w:rPr>
        <w:t>An</w:t>
      </w:r>
      <w:proofErr w:type="gramEnd"/>
      <w:r w:rsidR="00FF13FE" w:rsidRPr="00FF13FE">
        <w:rPr>
          <w:rFonts w:ascii="Times New Roman" w:hAnsi="Times New Roman" w:cs="Times New Roman"/>
          <w:sz w:val="24"/>
          <w:szCs w:val="24"/>
        </w:rPr>
        <w:t xml:space="preserve"> Online Transportation (UBER), International Conference on Advanced Computer Science and Information Systems 2016, </w:t>
      </w:r>
      <w:proofErr w:type="spellStart"/>
      <w:r w:rsidR="00FF13FE" w:rsidRPr="00FF13FE">
        <w:rPr>
          <w:rFonts w:ascii="Times New Roman" w:hAnsi="Times New Roman" w:cs="Times New Roman"/>
          <w:sz w:val="24"/>
          <w:szCs w:val="24"/>
        </w:rPr>
        <w:t>pp</w:t>
      </w:r>
      <w:proofErr w:type="spellEnd"/>
      <w:r w:rsidR="00FF13FE" w:rsidRPr="00FF13FE">
        <w:rPr>
          <w:rFonts w:ascii="Times New Roman" w:hAnsi="Times New Roman" w:cs="Times New Roman"/>
          <w:sz w:val="24"/>
          <w:szCs w:val="24"/>
        </w:rPr>
        <w:t xml:space="preserve"> 239- 244, 2016.</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 xml:space="preserve">[5] </w:t>
      </w:r>
      <w:r w:rsidR="00FF13FE" w:rsidRPr="00FF13FE">
        <w:rPr>
          <w:rFonts w:ascii="Times New Roman" w:hAnsi="Times New Roman" w:cs="Times New Roman"/>
          <w:sz w:val="24"/>
          <w:szCs w:val="24"/>
        </w:rPr>
        <w:t xml:space="preserve">S. </w:t>
      </w:r>
      <w:proofErr w:type="spellStart"/>
      <w:r w:rsidR="00FF13FE" w:rsidRPr="00FF13FE">
        <w:rPr>
          <w:rFonts w:ascii="Times New Roman" w:hAnsi="Times New Roman" w:cs="Times New Roman"/>
          <w:sz w:val="24"/>
          <w:szCs w:val="24"/>
        </w:rPr>
        <w:t>Shaheen</w:t>
      </w:r>
      <w:proofErr w:type="spellEnd"/>
      <w:r w:rsidR="00FF13FE" w:rsidRPr="00FF13FE">
        <w:rPr>
          <w:rFonts w:ascii="Times New Roman" w:hAnsi="Times New Roman" w:cs="Times New Roman"/>
          <w:sz w:val="24"/>
          <w:szCs w:val="24"/>
        </w:rPr>
        <w:t xml:space="preserve">, S. Guzman, and H. Zhang, </w:t>
      </w:r>
      <w:proofErr w:type="spellStart"/>
      <w:r w:rsidR="00FF13FE" w:rsidRPr="00FF13FE">
        <w:rPr>
          <w:rFonts w:ascii="Times New Roman" w:hAnsi="Times New Roman" w:cs="Times New Roman"/>
          <w:sz w:val="24"/>
          <w:szCs w:val="24"/>
        </w:rPr>
        <w:t>Bikesharing</w:t>
      </w:r>
      <w:proofErr w:type="spellEnd"/>
      <w:r w:rsidR="00FF13FE" w:rsidRPr="00FF13FE">
        <w:rPr>
          <w:rFonts w:ascii="Times New Roman" w:hAnsi="Times New Roman" w:cs="Times New Roman"/>
          <w:sz w:val="24"/>
          <w:szCs w:val="24"/>
        </w:rPr>
        <w:t xml:space="preserve"> in Europe, the Americas, and Asia: past, present, and future, Transportation Research Record: Journal of the Transportation Research Board, pp. 159-167, 2010.</w:t>
      </w:r>
      <w:bookmarkStart w:id="50" w:name="_GoBack"/>
      <w:bookmarkEnd w:id="50"/>
    </w:p>
    <w:p w:rsidR="00BE070C" w:rsidRPr="00F81661" w:rsidRDefault="00874085" w:rsidP="00F8166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[6] </w:t>
      </w:r>
      <w:r w:rsidR="00FF13FE" w:rsidRPr="00FF13FE">
        <w:rPr>
          <w:rFonts w:ascii="Times New Roman" w:hAnsi="Times New Roman" w:cs="Times New Roman"/>
          <w:sz w:val="24"/>
          <w:szCs w:val="24"/>
        </w:rPr>
        <w:t xml:space="preserve">M. Ricci, Bike Sharing- </w:t>
      </w:r>
      <w:proofErr w:type="gramStart"/>
      <w:r w:rsidR="00FF13FE" w:rsidRPr="00FF13FE">
        <w:rPr>
          <w:rFonts w:ascii="Times New Roman" w:hAnsi="Times New Roman" w:cs="Times New Roman"/>
          <w:sz w:val="24"/>
          <w:szCs w:val="24"/>
        </w:rPr>
        <w:t>A</w:t>
      </w:r>
      <w:proofErr w:type="gramEnd"/>
      <w:r w:rsidR="00FF13FE" w:rsidRPr="00FF13FE">
        <w:rPr>
          <w:rFonts w:ascii="Times New Roman" w:hAnsi="Times New Roman" w:cs="Times New Roman"/>
          <w:sz w:val="24"/>
          <w:szCs w:val="24"/>
        </w:rPr>
        <w:t xml:space="preserve"> Review Of Evidence On Impacts And Processes Of Implementation And Operation, Research in Transportation Business and Management 15, p28-38, 2015.</w:t>
      </w:r>
    </w:p>
    <w:p w:rsidR="005F3741" w:rsidRDefault="00FF13FE" w:rsidP="00F8166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[7] </w:t>
      </w:r>
      <w:r w:rsidRPr="00FF13FE">
        <w:rPr>
          <w:rFonts w:ascii="Times New Roman" w:hAnsi="Times New Roman" w:cs="Times New Roman"/>
          <w:sz w:val="24"/>
          <w:szCs w:val="24"/>
        </w:rPr>
        <w:t xml:space="preserve">S.M. </w:t>
      </w:r>
      <w:proofErr w:type="spellStart"/>
      <w:r w:rsidRPr="00FF13FE">
        <w:rPr>
          <w:rFonts w:ascii="Times New Roman" w:hAnsi="Times New Roman" w:cs="Times New Roman"/>
          <w:sz w:val="24"/>
          <w:szCs w:val="24"/>
        </w:rPr>
        <w:t>Salaken</w:t>
      </w:r>
      <w:proofErr w:type="spellEnd"/>
      <w:r w:rsidRPr="00FF13FE">
        <w:rPr>
          <w:rFonts w:ascii="Times New Roman" w:hAnsi="Times New Roman" w:cs="Times New Roman"/>
          <w:sz w:val="24"/>
          <w:szCs w:val="24"/>
        </w:rPr>
        <w:t xml:space="preserve"> et al. Forecasting Bike Sharing Demand Using Fuzzy Inference Mechanism. Springer International Publishing Switzerland 2015, the 22nd International Conference on Neural Information Processing, Part III, Lecture Note in Computer Science 9491, pp. 567–574, 2015.</w:t>
      </w:r>
    </w:p>
    <w:p w:rsidR="001B039E" w:rsidRDefault="001B039E" w:rsidP="00F8166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[8] </w:t>
      </w:r>
      <w:r w:rsidR="00FF13FE" w:rsidRPr="00FF13FE">
        <w:rPr>
          <w:rFonts w:ascii="Times New Roman" w:hAnsi="Times New Roman" w:cs="Times New Roman"/>
          <w:sz w:val="24"/>
          <w:szCs w:val="24"/>
        </w:rPr>
        <w:t xml:space="preserve">S. </w:t>
      </w:r>
      <w:proofErr w:type="spellStart"/>
      <w:r w:rsidR="00FF13FE" w:rsidRPr="00FF13FE">
        <w:rPr>
          <w:rFonts w:ascii="Times New Roman" w:hAnsi="Times New Roman" w:cs="Times New Roman"/>
          <w:sz w:val="24"/>
          <w:szCs w:val="24"/>
        </w:rPr>
        <w:t>Pulugurta</w:t>
      </w:r>
      <w:proofErr w:type="spellEnd"/>
      <w:r w:rsidR="00FF13FE" w:rsidRPr="00FF13FE">
        <w:rPr>
          <w:rFonts w:ascii="Times New Roman" w:hAnsi="Times New Roman" w:cs="Times New Roman"/>
          <w:sz w:val="24"/>
          <w:szCs w:val="24"/>
        </w:rPr>
        <w:t xml:space="preserve">, M. </w:t>
      </w:r>
      <w:proofErr w:type="spellStart"/>
      <w:r w:rsidR="00FF13FE" w:rsidRPr="00FF13FE">
        <w:rPr>
          <w:rFonts w:ascii="Times New Roman" w:hAnsi="Times New Roman" w:cs="Times New Roman"/>
          <w:sz w:val="24"/>
          <w:szCs w:val="24"/>
        </w:rPr>
        <w:t>Errampalli</w:t>
      </w:r>
      <w:proofErr w:type="spellEnd"/>
      <w:r w:rsidR="00FF13FE" w:rsidRPr="00FF13FE">
        <w:rPr>
          <w:rFonts w:ascii="Times New Roman" w:hAnsi="Times New Roman" w:cs="Times New Roman"/>
          <w:sz w:val="24"/>
          <w:szCs w:val="24"/>
        </w:rPr>
        <w:t xml:space="preserve"> and </w:t>
      </w:r>
      <w:proofErr w:type="spellStart"/>
      <w:r w:rsidR="00FF13FE" w:rsidRPr="00FF13FE">
        <w:rPr>
          <w:rFonts w:ascii="Times New Roman" w:hAnsi="Times New Roman" w:cs="Times New Roman"/>
          <w:sz w:val="24"/>
          <w:szCs w:val="24"/>
        </w:rPr>
        <w:t>K.Ravinder</w:t>
      </w:r>
      <w:proofErr w:type="spellEnd"/>
      <w:r w:rsidR="00FF13FE" w:rsidRPr="00FF13FE">
        <w:rPr>
          <w:rFonts w:ascii="Times New Roman" w:hAnsi="Times New Roman" w:cs="Times New Roman"/>
          <w:sz w:val="24"/>
          <w:szCs w:val="24"/>
        </w:rPr>
        <w:t>, Prediction of Future Trips Using Fuzzy Logic Based Trip Generation Model, Transport Planning Division, CSIR-Central Road Research Institute, 2012.</w:t>
      </w:r>
    </w:p>
    <w:p w:rsidR="001B039E" w:rsidRDefault="00251724" w:rsidP="00F8166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[9] </w:t>
      </w:r>
      <w:r w:rsidR="00FF13FE" w:rsidRPr="00FF13FE">
        <w:rPr>
          <w:rFonts w:ascii="Times New Roman" w:hAnsi="Times New Roman" w:cs="Times New Roman"/>
          <w:sz w:val="24"/>
          <w:szCs w:val="24"/>
        </w:rPr>
        <w:t xml:space="preserve">A. B. Alvarez et al., Passenger´s flow for a Train’s Coach and Dwelling Time Using Fuzzy Logic, 2014 International Work Conference on Bio-inspired Intelligence, </w:t>
      </w:r>
      <w:proofErr w:type="spellStart"/>
      <w:r w:rsidR="00FF13FE" w:rsidRPr="00FF13FE">
        <w:rPr>
          <w:rFonts w:ascii="Times New Roman" w:hAnsi="Times New Roman" w:cs="Times New Roman"/>
          <w:sz w:val="24"/>
          <w:szCs w:val="24"/>
        </w:rPr>
        <w:t>pp</w:t>
      </w:r>
      <w:proofErr w:type="spellEnd"/>
      <w:r w:rsidR="00FF13FE" w:rsidRPr="00FF13FE">
        <w:rPr>
          <w:rFonts w:ascii="Times New Roman" w:hAnsi="Times New Roman" w:cs="Times New Roman"/>
          <w:sz w:val="24"/>
          <w:szCs w:val="24"/>
        </w:rPr>
        <w:t xml:space="preserve"> 30 – 36, 2014.</w:t>
      </w:r>
    </w:p>
    <w:p w:rsidR="00A7467E" w:rsidRDefault="00A7467E" w:rsidP="00F8166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[10] </w:t>
      </w:r>
      <w:r w:rsidR="00FF13FE" w:rsidRPr="00FF13FE">
        <w:rPr>
          <w:rFonts w:ascii="Times New Roman" w:hAnsi="Times New Roman" w:cs="Times New Roman"/>
          <w:sz w:val="24"/>
          <w:szCs w:val="24"/>
        </w:rPr>
        <w:t xml:space="preserve">A. </w:t>
      </w:r>
      <w:proofErr w:type="spellStart"/>
      <w:r w:rsidR="00FF13FE" w:rsidRPr="00FF13FE">
        <w:rPr>
          <w:rFonts w:ascii="Times New Roman" w:hAnsi="Times New Roman" w:cs="Times New Roman"/>
          <w:sz w:val="24"/>
          <w:szCs w:val="24"/>
        </w:rPr>
        <w:t>Berbey</w:t>
      </w:r>
      <w:proofErr w:type="spellEnd"/>
      <w:r w:rsidR="00FF13FE" w:rsidRPr="00FF13FE">
        <w:rPr>
          <w:rFonts w:ascii="Times New Roman" w:hAnsi="Times New Roman" w:cs="Times New Roman"/>
          <w:sz w:val="24"/>
          <w:szCs w:val="24"/>
        </w:rPr>
        <w:t xml:space="preserve">, R. Galan, J. D. </w:t>
      </w:r>
      <w:proofErr w:type="spellStart"/>
      <w:r w:rsidR="00FF13FE" w:rsidRPr="00FF13FE">
        <w:rPr>
          <w:rFonts w:ascii="Times New Roman" w:hAnsi="Times New Roman" w:cs="Times New Roman"/>
          <w:sz w:val="24"/>
          <w:szCs w:val="24"/>
        </w:rPr>
        <w:t>Sanz</w:t>
      </w:r>
      <w:proofErr w:type="spellEnd"/>
      <w:r w:rsidR="00FF13FE" w:rsidRPr="00FF13FE">
        <w:rPr>
          <w:rFonts w:ascii="Times New Roman" w:hAnsi="Times New Roman" w:cs="Times New Roman"/>
          <w:sz w:val="24"/>
          <w:szCs w:val="24"/>
        </w:rPr>
        <w:t xml:space="preserve"> </w:t>
      </w:r>
      <w:proofErr w:type="spellStart"/>
      <w:r w:rsidR="00FF13FE" w:rsidRPr="00FF13FE">
        <w:rPr>
          <w:rFonts w:ascii="Times New Roman" w:hAnsi="Times New Roman" w:cs="Times New Roman"/>
          <w:sz w:val="24"/>
          <w:szCs w:val="24"/>
        </w:rPr>
        <w:t>Bobi</w:t>
      </w:r>
      <w:proofErr w:type="spellEnd"/>
      <w:r w:rsidR="00FF13FE" w:rsidRPr="00FF13FE">
        <w:rPr>
          <w:rFonts w:ascii="Times New Roman" w:hAnsi="Times New Roman" w:cs="Times New Roman"/>
          <w:sz w:val="24"/>
          <w:szCs w:val="24"/>
        </w:rPr>
        <w:t xml:space="preserve"> and R. Caballero, A Fuzzy Logic Approach To Modelling The Passengers’ Flow And Dwelling Time, </w:t>
      </w:r>
      <w:proofErr w:type="spellStart"/>
      <w:r w:rsidR="00FF13FE" w:rsidRPr="00FF13FE">
        <w:rPr>
          <w:rFonts w:ascii="Times New Roman" w:hAnsi="Times New Roman" w:cs="Times New Roman"/>
          <w:sz w:val="24"/>
          <w:szCs w:val="24"/>
        </w:rPr>
        <w:t>Wessex</w:t>
      </w:r>
      <w:proofErr w:type="spellEnd"/>
      <w:r w:rsidR="00FF13FE" w:rsidRPr="00FF13FE">
        <w:rPr>
          <w:rFonts w:ascii="Times New Roman" w:hAnsi="Times New Roman" w:cs="Times New Roman"/>
          <w:sz w:val="24"/>
          <w:szCs w:val="24"/>
        </w:rPr>
        <w:t xml:space="preserve"> Institute of Technology Transactions on The Built Environment, </w:t>
      </w:r>
      <w:proofErr w:type="spellStart"/>
      <w:r w:rsidR="00FF13FE" w:rsidRPr="00FF13FE">
        <w:rPr>
          <w:rFonts w:ascii="Times New Roman" w:hAnsi="Times New Roman" w:cs="Times New Roman"/>
          <w:sz w:val="24"/>
          <w:szCs w:val="24"/>
        </w:rPr>
        <w:t>Vol</w:t>
      </w:r>
      <w:proofErr w:type="spellEnd"/>
      <w:r w:rsidR="00FF13FE" w:rsidRPr="00FF13FE">
        <w:rPr>
          <w:rFonts w:ascii="Times New Roman" w:hAnsi="Times New Roman" w:cs="Times New Roman"/>
          <w:sz w:val="24"/>
          <w:szCs w:val="24"/>
        </w:rPr>
        <w:t xml:space="preserve"> 128, </w:t>
      </w:r>
      <w:proofErr w:type="spellStart"/>
      <w:r w:rsidR="00FF13FE" w:rsidRPr="00FF13FE">
        <w:rPr>
          <w:rFonts w:ascii="Times New Roman" w:hAnsi="Times New Roman" w:cs="Times New Roman"/>
          <w:sz w:val="24"/>
          <w:szCs w:val="24"/>
        </w:rPr>
        <w:t>pp</w:t>
      </w:r>
      <w:proofErr w:type="spellEnd"/>
      <w:r w:rsidR="00FF13FE" w:rsidRPr="00FF13FE">
        <w:rPr>
          <w:rFonts w:ascii="Times New Roman" w:hAnsi="Times New Roman" w:cs="Times New Roman"/>
          <w:sz w:val="24"/>
          <w:szCs w:val="24"/>
        </w:rPr>
        <w:t xml:space="preserve"> 359-369, 2012.</w:t>
      </w:r>
    </w:p>
    <w:p w:rsidR="00A7467E" w:rsidRDefault="00A7467E" w:rsidP="00F8166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[11] </w:t>
      </w:r>
      <w:r w:rsidR="00FF13FE" w:rsidRPr="00FF13FE">
        <w:rPr>
          <w:rFonts w:ascii="Times New Roman" w:hAnsi="Times New Roman" w:cs="Times New Roman"/>
          <w:sz w:val="24"/>
          <w:szCs w:val="24"/>
        </w:rPr>
        <w:t xml:space="preserve">N. </w:t>
      </w:r>
      <w:proofErr w:type="spellStart"/>
      <w:r w:rsidR="00FF13FE" w:rsidRPr="00FF13FE">
        <w:rPr>
          <w:rFonts w:ascii="Times New Roman" w:hAnsi="Times New Roman" w:cs="Times New Roman"/>
          <w:sz w:val="24"/>
          <w:szCs w:val="24"/>
        </w:rPr>
        <w:t>Jian</w:t>
      </w:r>
      <w:proofErr w:type="spellEnd"/>
      <w:r w:rsidR="00FF13FE" w:rsidRPr="00FF13FE">
        <w:rPr>
          <w:rFonts w:ascii="Times New Roman" w:hAnsi="Times New Roman" w:cs="Times New Roman"/>
          <w:sz w:val="24"/>
          <w:szCs w:val="24"/>
        </w:rPr>
        <w:t xml:space="preserve"> et al., Simulation Optimization for </w:t>
      </w:r>
      <w:proofErr w:type="gramStart"/>
      <w:r w:rsidR="00FF13FE" w:rsidRPr="00FF13FE">
        <w:rPr>
          <w:rFonts w:ascii="Times New Roman" w:hAnsi="Times New Roman" w:cs="Times New Roman"/>
          <w:sz w:val="24"/>
          <w:szCs w:val="24"/>
        </w:rPr>
        <w:t>A</w:t>
      </w:r>
      <w:proofErr w:type="gramEnd"/>
      <w:r w:rsidR="00FF13FE" w:rsidRPr="00FF13FE">
        <w:rPr>
          <w:rFonts w:ascii="Times New Roman" w:hAnsi="Times New Roman" w:cs="Times New Roman"/>
          <w:sz w:val="24"/>
          <w:szCs w:val="24"/>
        </w:rPr>
        <w:t xml:space="preserve"> Large-Scale Bike-Sharing System, Proceedings of the 2016 Winter Simulation Conference, </w:t>
      </w:r>
      <w:proofErr w:type="spellStart"/>
      <w:r w:rsidR="00FF13FE" w:rsidRPr="00FF13FE">
        <w:rPr>
          <w:rFonts w:ascii="Times New Roman" w:hAnsi="Times New Roman" w:cs="Times New Roman"/>
          <w:sz w:val="24"/>
          <w:szCs w:val="24"/>
        </w:rPr>
        <w:t>pp</w:t>
      </w:r>
      <w:proofErr w:type="spellEnd"/>
      <w:r w:rsidR="00FF13FE" w:rsidRPr="00FF13FE">
        <w:rPr>
          <w:rFonts w:ascii="Times New Roman" w:hAnsi="Times New Roman" w:cs="Times New Roman"/>
          <w:sz w:val="24"/>
          <w:szCs w:val="24"/>
        </w:rPr>
        <w:t xml:space="preserve"> 602 – 613, 2016.</w:t>
      </w:r>
    </w:p>
    <w:p w:rsidR="001F12D2" w:rsidRDefault="00353253" w:rsidP="003532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[12] </w:t>
      </w:r>
      <w:r w:rsidR="00FF13FE" w:rsidRPr="00FF13FE">
        <w:rPr>
          <w:rFonts w:ascii="Times New Roman" w:hAnsi="Times New Roman" w:cs="Times New Roman"/>
          <w:sz w:val="24"/>
          <w:szCs w:val="24"/>
        </w:rPr>
        <w:t xml:space="preserve">O. O’Brien, J. Cheshire and M. Batty, Mining Bicycle Sharing data for Generating Insights into Sustainable Transport Systems, Journal of Transport Geography 34, </w:t>
      </w:r>
      <w:proofErr w:type="spellStart"/>
      <w:r w:rsidR="00FF13FE" w:rsidRPr="00FF13FE">
        <w:rPr>
          <w:rFonts w:ascii="Times New Roman" w:hAnsi="Times New Roman" w:cs="Times New Roman"/>
          <w:sz w:val="24"/>
          <w:szCs w:val="24"/>
        </w:rPr>
        <w:t>pp</w:t>
      </w:r>
      <w:proofErr w:type="spellEnd"/>
      <w:r w:rsidR="00FF13FE" w:rsidRPr="00FF13FE">
        <w:rPr>
          <w:rFonts w:ascii="Times New Roman" w:hAnsi="Times New Roman" w:cs="Times New Roman"/>
          <w:sz w:val="24"/>
          <w:szCs w:val="24"/>
        </w:rPr>
        <w:t xml:space="preserve"> 262 – 273, 2014.</w:t>
      </w:r>
    </w:p>
    <w:p w:rsidR="00FF13FE" w:rsidRPr="00FF13FE" w:rsidRDefault="00FF13FE" w:rsidP="00FF13FE">
      <w:pPr>
        <w:spacing w:line="360" w:lineRule="auto"/>
        <w:jc w:val="both"/>
        <w:rPr>
          <w:rFonts w:ascii="Times New Roman" w:hAnsi="Times New Roman" w:cs="Times New Roman"/>
          <w:sz w:val="24"/>
          <w:szCs w:val="24"/>
        </w:rPr>
      </w:pPr>
      <w:r>
        <w:rPr>
          <w:rFonts w:ascii="Times New Roman" w:hAnsi="Times New Roman" w:cs="Times New Roman"/>
          <w:sz w:val="24"/>
          <w:szCs w:val="24"/>
        </w:rPr>
        <w:t>[13</w:t>
      </w:r>
      <w:r w:rsidRPr="00FF13FE">
        <w:rPr>
          <w:rFonts w:ascii="Times New Roman" w:hAnsi="Times New Roman" w:cs="Times New Roman"/>
          <w:sz w:val="24"/>
          <w:szCs w:val="24"/>
        </w:rPr>
        <w:t xml:space="preserve">] Z. Li et al., Large-Scale Trip Planning for Bike-Sharing Systems, 2017 Institute of Electrical and Electronics Engineers 14th International Conference on Mobile Ad Hoc and Sensor Systems, </w:t>
      </w:r>
      <w:proofErr w:type="spellStart"/>
      <w:r w:rsidRPr="00FF13FE">
        <w:rPr>
          <w:rFonts w:ascii="Times New Roman" w:hAnsi="Times New Roman" w:cs="Times New Roman"/>
          <w:sz w:val="24"/>
          <w:szCs w:val="24"/>
        </w:rPr>
        <w:t>pp</w:t>
      </w:r>
      <w:proofErr w:type="spellEnd"/>
      <w:r w:rsidRPr="00FF13FE">
        <w:rPr>
          <w:rFonts w:ascii="Times New Roman" w:hAnsi="Times New Roman" w:cs="Times New Roman"/>
          <w:sz w:val="24"/>
          <w:szCs w:val="24"/>
        </w:rPr>
        <w:t xml:space="preserve"> 328 – 332, 2017</w:t>
      </w:r>
    </w:p>
    <w:p w:rsidR="001F12D2" w:rsidRDefault="00FF13FE" w:rsidP="00353253">
      <w:pPr>
        <w:spacing w:line="360" w:lineRule="auto"/>
        <w:jc w:val="both"/>
        <w:rPr>
          <w:rFonts w:ascii="Times New Roman" w:hAnsi="Times New Roman" w:cs="Times New Roman"/>
          <w:sz w:val="24"/>
          <w:szCs w:val="24"/>
        </w:rPr>
      </w:pPr>
      <w:r>
        <w:rPr>
          <w:rFonts w:ascii="Times New Roman" w:hAnsi="Times New Roman" w:cs="Times New Roman"/>
          <w:sz w:val="24"/>
          <w:szCs w:val="24"/>
        </w:rPr>
        <w:t>[14</w:t>
      </w:r>
      <w:r w:rsidRPr="00FF13FE">
        <w:rPr>
          <w:rFonts w:ascii="Times New Roman" w:hAnsi="Times New Roman" w:cs="Times New Roman"/>
          <w:sz w:val="24"/>
          <w:szCs w:val="24"/>
        </w:rPr>
        <w:t xml:space="preserve">] H. </w:t>
      </w:r>
      <w:proofErr w:type="spellStart"/>
      <w:r w:rsidRPr="00FF13FE">
        <w:rPr>
          <w:rFonts w:ascii="Times New Roman" w:hAnsi="Times New Roman" w:cs="Times New Roman"/>
          <w:sz w:val="24"/>
          <w:szCs w:val="24"/>
        </w:rPr>
        <w:t>Xu</w:t>
      </w:r>
      <w:proofErr w:type="spellEnd"/>
      <w:r w:rsidRPr="00FF13FE">
        <w:rPr>
          <w:rFonts w:ascii="Times New Roman" w:hAnsi="Times New Roman" w:cs="Times New Roman"/>
          <w:sz w:val="24"/>
          <w:szCs w:val="24"/>
        </w:rPr>
        <w:t xml:space="preserve"> and J. Ying, An Improved GRASP for the Bike-Sharing Rebalancing Problem, 2017 International Conference on Smart Grid and Electrical Automation, </w:t>
      </w:r>
      <w:proofErr w:type="spellStart"/>
      <w:r w:rsidRPr="00FF13FE">
        <w:rPr>
          <w:rFonts w:ascii="Times New Roman" w:hAnsi="Times New Roman" w:cs="Times New Roman"/>
          <w:sz w:val="24"/>
          <w:szCs w:val="24"/>
        </w:rPr>
        <w:t>pp</w:t>
      </w:r>
      <w:proofErr w:type="spellEnd"/>
      <w:r w:rsidRPr="00FF13FE">
        <w:rPr>
          <w:rFonts w:ascii="Times New Roman" w:hAnsi="Times New Roman" w:cs="Times New Roman"/>
          <w:sz w:val="24"/>
          <w:szCs w:val="24"/>
        </w:rPr>
        <w:t xml:space="preserve"> 324 -328, 2017.</w:t>
      </w:r>
    </w:p>
    <w:p w:rsidR="001F12D2" w:rsidRDefault="001F12D2" w:rsidP="003532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[15] </w:t>
      </w:r>
      <w:r w:rsidR="00FF13FE" w:rsidRPr="00FF13FE">
        <w:rPr>
          <w:rFonts w:ascii="Times New Roman" w:hAnsi="Times New Roman" w:cs="Times New Roman"/>
          <w:sz w:val="24"/>
          <w:szCs w:val="24"/>
        </w:rPr>
        <w:t>Toyota Auto Body Japan, Corporate Social Responsibility Report 2013, http://www.toyota-body.co.jp/english/csr/2013.html, last accessed 27/12/2017.</w:t>
      </w:r>
    </w:p>
    <w:p w:rsidR="001F12D2" w:rsidRDefault="001F12D2" w:rsidP="003532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[16] </w:t>
      </w:r>
      <w:r w:rsidR="00FF13FE" w:rsidRPr="00FF13FE">
        <w:rPr>
          <w:rFonts w:ascii="Times New Roman" w:hAnsi="Times New Roman" w:cs="Times New Roman"/>
          <w:sz w:val="24"/>
          <w:szCs w:val="24"/>
        </w:rPr>
        <w:t xml:space="preserve">R. Kodama et al., COMS-VR: Mobile Virtual Reality Entertainment System  using Electric Car and Head-Mounted Display, 2017 Institute of Electrical and Electronics Engineers Symposium on 3D User Interfaces, </w:t>
      </w:r>
      <w:proofErr w:type="spellStart"/>
      <w:r w:rsidR="00FF13FE" w:rsidRPr="00FF13FE">
        <w:rPr>
          <w:rFonts w:ascii="Times New Roman" w:hAnsi="Times New Roman" w:cs="Times New Roman"/>
          <w:sz w:val="24"/>
          <w:szCs w:val="24"/>
        </w:rPr>
        <w:t>pp</w:t>
      </w:r>
      <w:proofErr w:type="spellEnd"/>
      <w:r w:rsidR="00FF13FE" w:rsidRPr="00FF13FE">
        <w:rPr>
          <w:rFonts w:ascii="Times New Roman" w:hAnsi="Times New Roman" w:cs="Times New Roman"/>
          <w:sz w:val="24"/>
          <w:szCs w:val="24"/>
        </w:rPr>
        <w:t xml:space="preserve"> 130-133, 2017.</w:t>
      </w:r>
    </w:p>
    <w:p w:rsidR="001F12D2" w:rsidRDefault="001F12D2" w:rsidP="003532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[17] </w:t>
      </w:r>
      <w:r w:rsidR="00FF13FE" w:rsidRPr="00FF13FE">
        <w:rPr>
          <w:rFonts w:ascii="Times New Roman" w:hAnsi="Times New Roman" w:cs="Times New Roman"/>
          <w:sz w:val="24"/>
          <w:szCs w:val="24"/>
        </w:rPr>
        <w:t xml:space="preserve">N. Wu et al., Vehicle to vehicle communication and platooning for SEV COMS By Wireless Sensor Network, Society of Instrument and Control Engineers Annual Conference 2014, </w:t>
      </w:r>
      <w:proofErr w:type="spellStart"/>
      <w:r w:rsidR="00FF13FE" w:rsidRPr="00FF13FE">
        <w:rPr>
          <w:rFonts w:ascii="Times New Roman" w:hAnsi="Times New Roman" w:cs="Times New Roman"/>
          <w:sz w:val="24"/>
          <w:szCs w:val="24"/>
        </w:rPr>
        <w:t>pp</w:t>
      </w:r>
      <w:proofErr w:type="spellEnd"/>
      <w:r w:rsidR="00FF13FE" w:rsidRPr="00FF13FE">
        <w:rPr>
          <w:rFonts w:ascii="Times New Roman" w:hAnsi="Times New Roman" w:cs="Times New Roman"/>
          <w:sz w:val="24"/>
          <w:szCs w:val="24"/>
        </w:rPr>
        <w:t xml:space="preserve"> 566- 571, 2014.</w:t>
      </w:r>
    </w:p>
    <w:p w:rsidR="001F12D2" w:rsidRDefault="00A37187" w:rsidP="003532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[18] </w:t>
      </w:r>
      <w:r w:rsidR="007E7A51" w:rsidRPr="007E7A51">
        <w:rPr>
          <w:rFonts w:ascii="Times New Roman" w:hAnsi="Times New Roman" w:cs="Times New Roman"/>
          <w:sz w:val="24"/>
          <w:szCs w:val="24"/>
        </w:rPr>
        <w:t>N. Wu et al., Automatic Driving System by Small Electric Vehicle for elderly person, Society of Instrument and Control Engineers Annual Conference 2012, PP.232-235, 2012.</w:t>
      </w:r>
    </w:p>
    <w:p w:rsidR="00A37187" w:rsidRDefault="00A37187" w:rsidP="003532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[19] </w:t>
      </w:r>
      <w:r w:rsidR="007E7A51" w:rsidRPr="007E7A51">
        <w:rPr>
          <w:rFonts w:ascii="Times New Roman" w:hAnsi="Times New Roman" w:cs="Times New Roman"/>
          <w:sz w:val="24"/>
          <w:szCs w:val="24"/>
        </w:rPr>
        <w:t xml:space="preserve">G. A. Hill, P. T. Blythe and V. Suresh, Tracking and Managing Real World Electric Vehicle Power Usage And Supply, 9th The Institution of Engineering and Technology Data Fusion &amp; Target Tracking Conference 2012: Algorithms &amp; Applications, </w:t>
      </w:r>
      <w:proofErr w:type="spellStart"/>
      <w:r w:rsidR="007E7A51" w:rsidRPr="007E7A51">
        <w:rPr>
          <w:rFonts w:ascii="Times New Roman" w:hAnsi="Times New Roman" w:cs="Times New Roman"/>
          <w:sz w:val="24"/>
          <w:szCs w:val="24"/>
        </w:rPr>
        <w:t>pp</w:t>
      </w:r>
      <w:proofErr w:type="spellEnd"/>
      <w:r w:rsidR="007E7A51" w:rsidRPr="007E7A51">
        <w:rPr>
          <w:rFonts w:ascii="Times New Roman" w:hAnsi="Times New Roman" w:cs="Times New Roman"/>
          <w:sz w:val="24"/>
          <w:szCs w:val="24"/>
        </w:rPr>
        <w:t xml:space="preserve"> 15- 21, 2012</w:t>
      </w:r>
      <w:r w:rsidR="007E7A51">
        <w:rPr>
          <w:rFonts w:ascii="Times New Roman" w:hAnsi="Times New Roman" w:cs="Times New Roman"/>
          <w:sz w:val="24"/>
          <w:szCs w:val="24"/>
        </w:rPr>
        <w:t>.</w:t>
      </w:r>
    </w:p>
    <w:p w:rsidR="00A92B1D" w:rsidRDefault="00A92B1D" w:rsidP="003532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[20] </w:t>
      </w:r>
      <w:r w:rsidR="007E7A51" w:rsidRPr="007E7A51">
        <w:rPr>
          <w:rFonts w:ascii="Times New Roman" w:hAnsi="Times New Roman" w:cs="Times New Roman"/>
          <w:sz w:val="24"/>
          <w:szCs w:val="24"/>
        </w:rPr>
        <w:t>C. Walls, Get Started with Android, https://www.ecnmag.com/article/2011/07/get-started-android, last accessed: 27/12/2017.</w:t>
      </w:r>
    </w:p>
    <w:p w:rsidR="00A92B1D" w:rsidRDefault="00A92B1D" w:rsidP="00A92B1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[21] </w:t>
      </w:r>
      <w:r w:rsidR="007E7A51" w:rsidRPr="007E7A51">
        <w:rPr>
          <w:rFonts w:ascii="Times New Roman" w:hAnsi="Times New Roman" w:cs="Times New Roman"/>
          <w:sz w:val="24"/>
          <w:szCs w:val="24"/>
        </w:rPr>
        <w:t xml:space="preserve">M. </w:t>
      </w:r>
      <w:proofErr w:type="spellStart"/>
      <w:r w:rsidR="007E7A51" w:rsidRPr="007E7A51">
        <w:rPr>
          <w:rFonts w:ascii="Times New Roman" w:hAnsi="Times New Roman" w:cs="Times New Roman"/>
          <w:sz w:val="24"/>
          <w:szCs w:val="24"/>
        </w:rPr>
        <w:t>Cleron</w:t>
      </w:r>
      <w:proofErr w:type="spellEnd"/>
      <w:r w:rsidR="007E7A51" w:rsidRPr="007E7A51">
        <w:rPr>
          <w:rFonts w:ascii="Times New Roman" w:hAnsi="Times New Roman" w:cs="Times New Roman"/>
          <w:sz w:val="24"/>
          <w:szCs w:val="24"/>
        </w:rPr>
        <w:t xml:space="preserve">, Android Announces Support for </w:t>
      </w:r>
      <w:proofErr w:type="spellStart"/>
      <w:r w:rsidR="007E7A51" w:rsidRPr="007E7A51">
        <w:rPr>
          <w:rFonts w:ascii="Times New Roman" w:hAnsi="Times New Roman" w:cs="Times New Roman"/>
          <w:sz w:val="24"/>
          <w:szCs w:val="24"/>
        </w:rPr>
        <w:t>Kotlin</w:t>
      </w:r>
      <w:proofErr w:type="spellEnd"/>
      <w:r w:rsidR="007E7A51" w:rsidRPr="007E7A51">
        <w:rPr>
          <w:rFonts w:ascii="Times New Roman" w:hAnsi="Times New Roman" w:cs="Times New Roman"/>
          <w:sz w:val="24"/>
          <w:szCs w:val="24"/>
        </w:rPr>
        <w:t xml:space="preserve">, https://android-developers.googleblog.com/2017/05/android-announces-support-for-kotlin.html, last </w:t>
      </w:r>
      <w:proofErr w:type="spellStart"/>
      <w:r w:rsidR="007E7A51" w:rsidRPr="007E7A51">
        <w:rPr>
          <w:rFonts w:ascii="Times New Roman" w:hAnsi="Times New Roman" w:cs="Times New Roman"/>
          <w:sz w:val="24"/>
          <w:szCs w:val="24"/>
        </w:rPr>
        <w:t>accesed</w:t>
      </w:r>
      <w:proofErr w:type="spellEnd"/>
      <w:r w:rsidR="007E7A51" w:rsidRPr="007E7A51">
        <w:rPr>
          <w:rFonts w:ascii="Times New Roman" w:hAnsi="Times New Roman" w:cs="Times New Roman"/>
          <w:sz w:val="24"/>
          <w:szCs w:val="24"/>
        </w:rPr>
        <w:t>: 27/12/2017.</w:t>
      </w:r>
    </w:p>
    <w:p w:rsidR="007B639D" w:rsidRDefault="007B639D" w:rsidP="00A92B1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[22] </w:t>
      </w:r>
      <w:r w:rsidR="007E7A51" w:rsidRPr="007E7A51">
        <w:rPr>
          <w:rFonts w:ascii="Times New Roman" w:hAnsi="Times New Roman" w:cs="Times New Roman"/>
          <w:sz w:val="24"/>
          <w:szCs w:val="24"/>
        </w:rPr>
        <w:t xml:space="preserve">M. R. A. </w:t>
      </w:r>
      <w:proofErr w:type="spellStart"/>
      <w:r w:rsidR="007E7A51" w:rsidRPr="007E7A51">
        <w:rPr>
          <w:rFonts w:ascii="Times New Roman" w:hAnsi="Times New Roman" w:cs="Times New Roman"/>
          <w:sz w:val="24"/>
          <w:szCs w:val="24"/>
        </w:rPr>
        <w:t>Fuad</w:t>
      </w:r>
      <w:proofErr w:type="spellEnd"/>
      <w:r w:rsidR="007E7A51" w:rsidRPr="007E7A51">
        <w:rPr>
          <w:rFonts w:ascii="Times New Roman" w:hAnsi="Times New Roman" w:cs="Times New Roman"/>
          <w:sz w:val="24"/>
          <w:szCs w:val="24"/>
        </w:rPr>
        <w:t xml:space="preserve"> and M. </w:t>
      </w:r>
      <w:proofErr w:type="spellStart"/>
      <w:r w:rsidR="007E7A51" w:rsidRPr="007E7A51">
        <w:rPr>
          <w:rFonts w:ascii="Times New Roman" w:hAnsi="Times New Roman" w:cs="Times New Roman"/>
          <w:sz w:val="24"/>
          <w:szCs w:val="24"/>
        </w:rPr>
        <w:t>Drieberg</w:t>
      </w:r>
      <w:proofErr w:type="spellEnd"/>
      <w:r w:rsidR="007E7A51" w:rsidRPr="007E7A51">
        <w:rPr>
          <w:rFonts w:ascii="Times New Roman" w:hAnsi="Times New Roman" w:cs="Times New Roman"/>
          <w:sz w:val="24"/>
          <w:szCs w:val="24"/>
        </w:rPr>
        <w:t xml:space="preserve">, Remote Vehicle Tracking System using GSM Modem and Google Map, 2013 Institute of Electrical and Electronics Engineers Conference on Sustainable Utilization and Development in Engineering and Technology, </w:t>
      </w:r>
      <w:proofErr w:type="spellStart"/>
      <w:r w:rsidR="007E7A51" w:rsidRPr="007E7A51">
        <w:rPr>
          <w:rFonts w:ascii="Times New Roman" w:hAnsi="Times New Roman" w:cs="Times New Roman"/>
          <w:sz w:val="24"/>
          <w:szCs w:val="24"/>
        </w:rPr>
        <w:t>pp</w:t>
      </w:r>
      <w:proofErr w:type="spellEnd"/>
      <w:r w:rsidR="007E7A51" w:rsidRPr="007E7A51">
        <w:rPr>
          <w:rFonts w:ascii="Times New Roman" w:hAnsi="Times New Roman" w:cs="Times New Roman"/>
          <w:sz w:val="24"/>
          <w:szCs w:val="24"/>
        </w:rPr>
        <w:t xml:space="preserve"> 15- 19, 2013.</w:t>
      </w:r>
    </w:p>
    <w:p w:rsidR="007B639D" w:rsidRDefault="007B639D" w:rsidP="00A92B1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[23] </w:t>
      </w:r>
      <w:r w:rsidR="007E7A51" w:rsidRPr="007E7A51">
        <w:rPr>
          <w:rFonts w:ascii="Times New Roman" w:hAnsi="Times New Roman" w:cs="Times New Roman"/>
          <w:sz w:val="24"/>
          <w:szCs w:val="24"/>
        </w:rPr>
        <w:t xml:space="preserve">R. </w:t>
      </w:r>
      <w:proofErr w:type="spellStart"/>
      <w:r w:rsidR="007E7A51" w:rsidRPr="007E7A51">
        <w:rPr>
          <w:rFonts w:ascii="Times New Roman" w:hAnsi="Times New Roman" w:cs="Times New Roman"/>
          <w:sz w:val="24"/>
          <w:szCs w:val="24"/>
        </w:rPr>
        <w:t>Kulandaivell</w:t>
      </w:r>
      <w:proofErr w:type="spellEnd"/>
      <w:r w:rsidR="007E7A51" w:rsidRPr="007E7A51">
        <w:rPr>
          <w:rFonts w:ascii="Times New Roman" w:hAnsi="Times New Roman" w:cs="Times New Roman"/>
          <w:sz w:val="24"/>
          <w:szCs w:val="24"/>
        </w:rPr>
        <w:t xml:space="preserve">, P. </w:t>
      </w:r>
      <w:proofErr w:type="spellStart"/>
      <w:r w:rsidR="007E7A51" w:rsidRPr="007E7A51">
        <w:rPr>
          <w:rFonts w:ascii="Times New Roman" w:hAnsi="Times New Roman" w:cs="Times New Roman"/>
          <w:sz w:val="24"/>
          <w:szCs w:val="24"/>
        </w:rPr>
        <w:t>Ponmalar</w:t>
      </w:r>
      <w:proofErr w:type="spellEnd"/>
      <w:r w:rsidR="007E7A51" w:rsidRPr="007E7A51">
        <w:rPr>
          <w:rFonts w:ascii="Times New Roman" w:hAnsi="Times New Roman" w:cs="Times New Roman"/>
          <w:sz w:val="24"/>
          <w:szCs w:val="24"/>
        </w:rPr>
        <w:t xml:space="preserve">, B. </w:t>
      </w:r>
      <w:proofErr w:type="spellStart"/>
      <w:r w:rsidR="007E7A51" w:rsidRPr="007E7A51">
        <w:rPr>
          <w:rFonts w:ascii="Times New Roman" w:hAnsi="Times New Roman" w:cs="Times New Roman"/>
          <w:sz w:val="24"/>
          <w:szCs w:val="24"/>
        </w:rPr>
        <w:t>Geetha</w:t>
      </w:r>
      <w:proofErr w:type="spellEnd"/>
      <w:r w:rsidR="007E7A51" w:rsidRPr="007E7A51">
        <w:rPr>
          <w:rFonts w:ascii="Times New Roman" w:hAnsi="Times New Roman" w:cs="Times New Roman"/>
          <w:sz w:val="24"/>
          <w:szCs w:val="24"/>
        </w:rPr>
        <w:t xml:space="preserve"> and G. </w:t>
      </w:r>
      <w:proofErr w:type="spellStart"/>
      <w:r w:rsidR="007E7A51" w:rsidRPr="007E7A51">
        <w:rPr>
          <w:rFonts w:ascii="Times New Roman" w:hAnsi="Times New Roman" w:cs="Times New Roman"/>
          <w:sz w:val="24"/>
          <w:szCs w:val="24"/>
        </w:rPr>
        <w:t>Saranya</w:t>
      </w:r>
      <w:proofErr w:type="spellEnd"/>
      <w:r w:rsidR="007E7A51" w:rsidRPr="007E7A51">
        <w:rPr>
          <w:rFonts w:ascii="Times New Roman" w:hAnsi="Times New Roman" w:cs="Times New Roman"/>
          <w:sz w:val="24"/>
          <w:szCs w:val="24"/>
        </w:rPr>
        <w:t>, GPS and GSM based Vehicle Tracing and Employee Security System, International Journal of Communications and Engineering, vol.  pp. 69-74, Mar. 2012.</w:t>
      </w:r>
    </w:p>
    <w:p w:rsidR="00FF13FE" w:rsidRPr="00FF13FE" w:rsidRDefault="00FF13FE" w:rsidP="00FF13FE">
      <w:pPr>
        <w:spacing w:line="360" w:lineRule="auto"/>
        <w:jc w:val="both"/>
        <w:rPr>
          <w:rFonts w:ascii="Times New Roman" w:hAnsi="Times New Roman" w:cs="Times New Roman"/>
          <w:sz w:val="24"/>
          <w:szCs w:val="24"/>
        </w:rPr>
      </w:pPr>
      <w:r>
        <w:rPr>
          <w:rFonts w:ascii="Times New Roman" w:hAnsi="Times New Roman" w:cs="Times New Roman"/>
          <w:sz w:val="24"/>
          <w:szCs w:val="24"/>
        </w:rPr>
        <w:t>[24</w:t>
      </w:r>
      <w:r w:rsidRPr="00FF13FE">
        <w:rPr>
          <w:rFonts w:ascii="Times New Roman" w:hAnsi="Times New Roman" w:cs="Times New Roman"/>
          <w:sz w:val="24"/>
          <w:szCs w:val="24"/>
        </w:rPr>
        <w:t xml:space="preserve">] </w:t>
      </w:r>
      <w:r w:rsidR="007E7A51" w:rsidRPr="007E7A51">
        <w:rPr>
          <w:rFonts w:ascii="Times New Roman" w:hAnsi="Times New Roman" w:cs="Times New Roman"/>
          <w:sz w:val="24"/>
          <w:szCs w:val="24"/>
        </w:rPr>
        <w:t xml:space="preserve">Adnan I. </w:t>
      </w:r>
      <w:proofErr w:type="spellStart"/>
      <w:r w:rsidR="007E7A51" w:rsidRPr="007E7A51">
        <w:rPr>
          <w:rFonts w:ascii="Times New Roman" w:hAnsi="Times New Roman" w:cs="Times New Roman"/>
          <w:sz w:val="24"/>
          <w:szCs w:val="24"/>
        </w:rPr>
        <w:t>Yaqzan</w:t>
      </w:r>
      <w:proofErr w:type="spellEnd"/>
      <w:r w:rsidR="007E7A51" w:rsidRPr="007E7A51">
        <w:rPr>
          <w:rFonts w:ascii="Times New Roman" w:hAnsi="Times New Roman" w:cs="Times New Roman"/>
          <w:sz w:val="24"/>
          <w:szCs w:val="24"/>
        </w:rPr>
        <w:t xml:space="preserve">, </w:t>
      </w:r>
      <w:proofErr w:type="spellStart"/>
      <w:r w:rsidR="007E7A51" w:rsidRPr="007E7A51">
        <w:rPr>
          <w:rFonts w:ascii="Times New Roman" w:hAnsi="Times New Roman" w:cs="Times New Roman"/>
          <w:sz w:val="24"/>
          <w:szCs w:val="24"/>
        </w:rPr>
        <w:t>Issam</w:t>
      </w:r>
      <w:proofErr w:type="spellEnd"/>
      <w:r w:rsidR="007E7A51" w:rsidRPr="007E7A51">
        <w:rPr>
          <w:rFonts w:ascii="Times New Roman" w:hAnsi="Times New Roman" w:cs="Times New Roman"/>
          <w:sz w:val="24"/>
          <w:szCs w:val="24"/>
        </w:rPr>
        <w:t xml:space="preserve"> W. </w:t>
      </w:r>
      <w:proofErr w:type="spellStart"/>
      <w:r w:rsidR="007E7A51" w:rsidRPr="007E7A51">
        <w:rPr>
          <w:rFonts w:ascii="Times New Roman" w:hAnsi="Times New Roman" w:cs="Times New Roman"/>
          <w:sz w:val="24"/>
          <w:szCs w:val="24"/>
        </w:rPr>
        <w:t>Damaj</w:t>
      </w:r>
      <w:proofErr w:type="spellEnd"/>
      <w:r w:rsidR="007E7A51" w:rsidRPr="007E7A51">
        <w:rPr>
          <w:rFonts w:ascii="Times New Roman" w:hAnsi="Times New Roman" w:cs="Times New Roman"/>
          <w:sz w:val="24"/>
          <w:szCs w:val="24"/>
        </w:rPr>
        <w:t xml:space="preserve">, and </w:t>
      </w:r>
      <w:proofErr w:type="spellStart"/>
      <w:r w:rsidR="007E7A51" w:rsidRPr="007E7A51">
        <w:rPr>
          <w:rFonts w:ascii="Times New Roman" w:hAnsi="Times New Roman" w:cs="Times New Roman"/>
          <w:sz w:val="24"/>
          <w:szCs w:val="24"/>
        </w:rPr>
        <w:t>Rached</w:t>
      </w:r>
      <w:proofErr w:type="spellEnd"/>
      <w:r w:rsidR="007E7A51" w:rsidRPr="007E7A51">
        <w:rPr>
          <w:rFonts w:ascii="Times New Roman" w:hAnsi="Times New Roman" w:cs="Times New Roman"/>
          <w:sz w:val="24"/>
          <w:szCs w:val="24"/>
        </w:rPr>
        <w:t xml:space="preserve"> N. </w:t>
      </w:r>
      <w:proofErr w:type="spellStart"/>
      <w:r w:rsidR="007E7A51" w:rsidRPr="007E7A51">
        <w:rPr>
          <w:rFonts w:ascii="Times New Roman" w:hAnsi="Times New Roman" w:cs="Times New Roman"/>
          <w:sz w:val="24"/>
          <w:szCs w:val="24"/>
        </w:rPr>
        <w:t>Zantout</w:t>
      </w:r>
      <w:proofErr w:type="spellEnd"/>
      <w:r w:rsidR="007E7A51" w:rsidRPr="007E7A51">
        <w:rPr>
          <w:rFonts w:ascii="Times New Roman" w:hAnsi="Times New Roman" w:cs="Times New Roman"/>
          <w:sz w:val="24"/>
          <w:szCs w:val="24"/>
        </w:rPr>
        <w:t xml:space="preserve"> “GPS-based Vehicle Tracking System-on-Chip” Proceedings of the World Congress on Engineering   2008 </w:t>
      </w:r>
      <w:proofErr w:type="spellStart"/>
      <w:r w:rsidR="007E7A51" w:rsidRPr="007E7A51">
        <w:rPr>
          <w:rFonts w:ascii="Times New Roman" w:hAnsi="Times New Roman" w:cs="Times New Roman"/>
          <w:sz w:val="24"/>
          <w:szCs w:val="24"/>
        </w:rPr>
        <w:t>Vol</w:t>
      </w:r>
      <w:proofErr w:type="spellEnd"/>
      <w:r w:rsidR="007E7A51" w:rsidRPr="007E7A51">
        <w:rPr>
          <w:rFonts w:ascii="Times New Roman" w:hAnsi="Times New Roman" w:cs="Times New Roman"/>
          <w:sz w:val="24"/>
          <w:szCs w:val="24"/>
        </w:rPr>
        <w:t xml:space="preserve"> I WCE 2008, July 2 - 4, 2008.</w:t>
      </w:r>
    </w:p>
    <w:p w:rsidR="00FF13FE" w:rsidRDefault="00FF13FE" w:rsidP="00FF13FE">
      <w:pPr>
        <w:spacing w:line="360" w:lineRule="auto"/>
        <w:jc w:val="both"/>
        <w:rPr>
          <w:rFonts w:ascii="Times New Roman" w:hAnsi="Times New Roman" w:cs="Times New Roman"/>
          <w:sz w:val="24"/>
          <w:szCs w:val="24"/>
        </w:rPr>
      </w:pPr>
      <w:r>
        <w:rPr>
          <w:rFonts w:ascii="Times New Roman" w:hAnsi="Times New Roman" w:cs="Times New Roman"/>
          <w:sz w:val="24"/>
          <w:szCs w:val="24"/>
        </w:rPr>
        <w:t>[25</w:t>
      </w:r>
      <w:r w:rsidRPr="00FF13FE">
        <w:rPr>
          <w:rFonts w:ascii="Times New Roman" w:hAnsi="Times New Roman" w:cs="Times New Roman"/>
          <w:sz w:val="24"/>
          <w:szCs w:val="24"/>
        </w:rPr>
        <w:t xml:space="preserve">] </w:t>
      </w:r>
      <w:r w:rsidR="007E7A51" w:rsidRPr="007E7A51">
        <w:rPr>
          <w:rFonts w:ascii="Times New Roman" w:hAnsi="Times New Roman" w:cs="Times New Roman"/>
          <w:sz w:val="24"/>
          <w:szCs w:val="24"/>
        </w:rPr>
        <w:t xml:space="preserve">M. N. Z. </w:t>
      </w:r>
      <w:proofErr w:type="spellStart"/>
      <w:r w:rsidR="007E7A51" w:rsidRPr="007E7A51">
        <w:rPr>
          <w:rFonts w:ascii="Times New Roman" w:hAnsi="Times New Roman" w:cs="Times New Roman"/>
          <w:sz w:val="24"/>
          <w:szCs w:val="24"/>
        </w:rPr>
        <w:t>Juhari</w:t>
      </w:r>
      <w:proofErr w:type="spellEnd"/>
      <w:r w:rsidR="007E7A51" w:rsidRPr="007E7A51">
        <w:rPr>
          <w:rFonts w:ascii="Times New Roman" w:hAnsi="Times New Roman" w:cs="Times New Roman"/>
          <w:sz w:val="24"/>
          <w:szCs w:val="24"/>
        </w:rPr>
        <w:t xml:space="preserve"> and H. </w:t>
      </w:r>
      <w:proofErr w:type="spellStart"/>
      <w:r w:rsidR="007E7A51" w:rsidRPr="007E7A51">
        <w:rPr>
          <w:rFonts w:ascii="Times New Roman" w:hAnsi="Times New Roman" w:cs="Times New Roman"/>
          <w:sz w:val="24"/>
          <w:szCs w:val="24"/>
        </w:rPr>
        <w:t>Mansor</w:t>
      </w:r>
      <w:proofErr w:type="spellEnd"/>
      <w:r w:rsidR="007E7A51" w:rsidRPr="007E7A51">
        <w:rPr>
          <w:rFonts w:ascii="Times New Roman" w:hAnsi="Times New Roman" w:cs="Times New Roman"/>
          <w:sz w:val="24"/>
          <w:szCs w:val="24"/>
        </w:rPr>
        <w:t xml:space="preserve">, IIUM Bus On Campus Monitoring System, 2016 International Conference on Computer &amp; Communication Engineering, </w:t>
      </w:r>
      <w:proofErr w:type="spellStart"/>
      <w:r w:rsidR="007E7A51" w:rsidRPr="007E7A51">
        <w:rPr>
          <w:rFonts w:ascii="Times New Roman" w:hAnsi="Times New Roman" w:cs="Times New Roman"/>
          <w:sz w:val="24"/>
          <w:szCs w:val="24"/>
        </w:rPr>
        <w:t>pp</w:t>
      </w:r>
      <w:proofErr w:type="spellEnd"/>
      <w:r w:rsidR="007E7A51" w:rsidRPr="007E7A51">
        <w:rPr>
          <w:rFonts w:ascii="Times New Roman" w:hAnsi="Times New Roman" w:cs="Times New Roman"/>
          <w:sz w:val="24"/>
          <w:szCs w:val="24"/>
        </w:rPr>
        <w:t xml:space="preserve"> 138- 143, 2016.</w:t>
      </w:r>
    </w:p>
    <w:p w:rsidR="007B639D" w:rsidRPr="00A92B1D" w:rsidRDefault="007B639D" w:rsidP="00A92B1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A92B1D" w:rsidRPr="00A92B1D" w:rsidRDefault="00A92B1D" w:rsidP="00A92B1D">
      <w:pPr>
        <w:spacing w:line="360" w:lineRule="auto"/>
        <w:jc w:val="both"/>
        <w:rPr>
          <w:rFonts w:ascii="Times New Roman" w:hAnsi="Times New Roman" w:cs="Times New Roman"/>
          <w:sz w:val="24"/>
          <w:szCs w:val="24"/>
        </w:rPr>
      </w:pPr>
      <w:r w:rsidRPr="00A92B1D">
        <w:rPr>
          <w:rFonts w:ascii="Times New Roman" w:hAnsi="Times New Roman" w:cs="Times New Roman"/>
          <w:sz w:val="24"/>
          <w:szCs w:val="24"/>
        </w:rPr>
        <w:t xml:space="preserve"> </w:t>
      </w:r>
    </w:p>
    <w:p w:rsidR="00A92B1D" w:rsidRDefault="00A92B1D" w:rsidP="00353253">
      <w:pPr>
        <w:spacing w:line="360" w:lineRule="auto"/>
        <w:jc w:val="both"/>
        <w:rPr>
          <w:rFonts w:ascii="Times New Roman" w:hAnsi="Times New Roman" w:cs="Times New Roman"/>
          <w:sz w:val="24"/>
          <w:szCs w:val="24"/>
        </w:rPr>
      </w:pPr>
    </w:p>
    <w:p w:rsidR="00A37187" w:rsidRDefault="00A37187" w:rsidP="00353253">
      <w:pPr>
        <w:spacing w:line="360" w:lineRule="auto"/>
        <w:jc w:val="both"/>
        <w:rPr>
          <w:rFonts w:ascii="Times New Roman" w:hAnsi="Times New Roman" w:cs="Times New Roman"/>
          <w:sz w:val="24"/>
          <w:szCs w:val="24"/>
        </w:rPr>
      </w:pPr>
    </w:p>
    <w:p w:rsidR="001F12D2" w:rsidRDefault="001F12D2" w:rsidP="00353253">
      <w:pPr>
        <w:spacing w:line="360" w:lineRule="auto"/>
        <w:jc w:val="both"/>
        <w:rPr>
          <w:rFonts w:ascii="Times New Roman" w:hAnsi="Times New Roman" w:cs="Times New Roman"/>
          <w:sz w:val="24"/>
          <w:szCs w:val="24"/>
        </w:rPr>
      </w:pPr>
    </w:p>
    <w:p w:rsidR="00353253" w:rsidRDefault="00353253" w:rsidP="00F81661">
      <w:pPr>
        <w:spacing w:line="360" w:lineRule="auto"/>
        <w:jc w:val="both"/>
        <w:rPr>
          <w:rFonts w:ascii="Times New Roman" w:hAnsi="Times New Roman" w:cs="Times New Roman"/>
          <w:sz w:val="24"/>
          <w:szCs w:val="24"/>
        </w:rPr>
      </w:pPr>
    </w:p>
    <w:p w:rsidR="00A7467E" w:rsidRDefault="00A7467E" w:rsidP="00F81661">
      <w:pPr>
        <w:spacing w:line="360" w:lineRule="auto"/>
        <w:jc w:val="both"/>
        <w:rPr>
          <w:rFonts w:ascii="Times New Roman" w:hAnsi="Times New Roman" w:cs="Times New Roman"/>
          <w:sz w:val="24"/>
          <w:szCs w:val="24"/>
        </w:rPr>
      </w:pPr>
    </w:p>
    <w:p w:rsidR="00A30476" w:rsidRDefault="00A30476" w:rsidP="00F81661">
      <w:pPr>
        <w:spacing w:line="360" w:lineRule="auto"/>
        <w:jc w:val="both"/>
        <w:rPr>
          <w:rFonts w:ascii="Times New Roman" w:hAnsi="Times New Roman" w:cs="Times New Roman"/>
          <w:sz w:val="24"/>
          <w:szCs w:val="24"/>
        </w:rPr>
      </w:pPr>
    </w:p>
    <w:p w:rsidR="00A30476" w:rsidRDefault="00A30476" w:rsidP="00F81661">
      <w:pPr>
        <w:spacing w:line="360" w:lineRule="auto"/>
        <w:jc w:val="both"/>
        <w:rPr>
          <w:rFonts w:ascii="Times New Roman" w:hAnsi="Times New Roman" w:cs="Times New Roman"/>
          <w:sz w:val="24"/>
          <w:szCs w:val="24"/>
        </w:rPr>
      </w:pPr>
    </w:p>
    <w:p w:rsidR="00A30476" w:rsidRDefault="00A30476" w:rsidP="00F81661">
      <w:pPr>
        <w:spacing w:line="360" w:lineRule="auto"/>
        <w:jc w:val="both"/>
        <w:rPr>
          <w:rFonts w:ascii="Times New Roman" w:hAnsi="Times New Roman" w:cs="Times New Roman"/>
          <w:sz w:val="24"/>
          <w:szCs w:val="24"/>
        </w:rPr>
      </w:pPr>
    </w:p>
    <w:p w:rsidR="00A30476" w:rsidRDefault="00A30476" w:rsidP="00F81661">
      <w:pPr>
        <w:spacing w:line="360" w:lineRule="auto"/>
        <w:jc w:val="both"/>
        <w:rPr>
          <w:rFonts w:ascii="Times New Roman" w:hAnsi="Times New Roman" w:cs="Times New Roman"/>
          <w:sz w:val="24"/>
          <w:szCs w:val="24"/>
        </w:rPr>
      </w:pPr>
    </w:p>
    <w:p w:rsidR="00A30476" w:rsidRDefault="00A30476" w:rsidP="00F81661">
      <w:pPr>
        <w:spacing w:line="360" w:lineRule="auto"/>
        <w:jc w:val="both"/>
        <w:rPr>
          <w:rFonts w:ascii="Times New Roman" w:hAnsi="Times New Roman" w:cs="Times New Roman"/>
          <w:sz w:val="24"/>
          <w:szCs w:val="24"/>
        </w:rPr>
      </w:pPr>
    </w:p>
    <w:p w:rsidR="00A30476" w:rsidRDefault="00A30476" w:rsidP="00F81661">
      <w:pPr>
        <w:spacing w:line="360" w:lineRule="auto"/>
        <w:jc w:val="both"/>
        <w:rPr>
          <w:rFonts w:ascii="Times New Roman" w:hAnsi="Times New Roman" w:cs="Times New Roman"/>
          <w:sz w:val="24"/>
          <w:szCs w:val="24"/>
        </w:rPr>
      </w:pPr>
    </w:p>
    <w:p w:rsidR="00A30476" w:rsidRDefault="00A30476" w:rsidP="00F81661">
      <w:pPr>
        <w:spacing w:line="360" w:lineRule="auto"/>
        <w:jc w:val="both"/>
        <w:rPr>
          <w:rFonts w:ascii="Times New Roman" w:hAnsi="Times New Roman" w:cs="Times New Roman"/>
          <w:sz w:val="24"/>
          <w:szCs w:val="24"/>
        </w:rPr>
      </w:pPr>
    </w:p>
    <w:p w:rsidR="00880D8E" w:rsidRPr="00D55D2B" w:rsidRDefault="009A170A" w:rsidP="00D55D2B">
      <w:pPr>
        <w:spacing w:line="360" w:lineRule="auto"/>
        <w:jc w:val="center"/>
        <w:rPr>
          <w:rFonts w:ascii="Times New Roman" w:hAnsi="Times New Roman" w:cs="Times New Roman"/>
          <w:b/>
          <w:sz w:val="24"/>
          <w:szCs w:val="24"/>
        </w:rPr>
      </w:pPr>
      <w:r w:rsidRPr="009A170A">
        <w:rPr>
          <w:rFonts w:ascii="Times New Roman" w:hAnsi="Times New Roman" w:cs="Times New Roman"/>
          <w:b/>
          <w:sz w:val="24"/>
          <w:szCs w:val="24"/>
        </w:rPr>
        <w:t>APPENDICES</w:t>
      </w:r>
    </w:p>
    <w:p w:rsidR="00840AB9" w:rsidRDefault="00880D8E" w:rsidP="00F81661">
      <w:pPr>
        <w:spacing w:line="360" w:lineRule="auto"/>
        <w:jc w:val="both"/>
        <w:rPr>
          <w:rFonts w:ascii="Times New Roman" w:hAnsi="Times New Roman" w:cs="Times New Roman"/>
          <w:sz w:val="24"/>
          <w:szCs w:val="24"/>
        </w:rPr>
      </w:pPr>
      <w:r>
        <w:rPr>
          <w:noProof/>
        </w:rPr>
        <w:drawing>
          <wp:inline distT="0" distB="0" distL="0" distR="0">
            <wp:extent cx="5943600" cy="4508212"/>
            <wp:effectExtent l="0" t="0" r="0" b="6985"/>
            <wp:docPr id="6" name="Picture 6" descr="https://lh6.googleusercontent.com/FMgyzOfqu4ruMqwJz1TCu8GKtPnivgLuP_C4h4cHVBCrMgO3xlO4UOmOrhqvGIkAe6XOnC8XCTcLeQEbC0lfjW5whYaMVCciFTMwnxWwLTKaVfQN34BYU7oivZNJFXAeIe8h3VxWB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FMgyzOfqu4ruMqwJz1TCu8GKtPnivgLuP_C4h4cHVBCrMgO3xlO4UOmOrhqvGIkAe6XOnC8XCTcLeQEbC0lfjW5whYaMVCciFTMwnxWwLTKaVfQN34BYU7oivZNJFXAeIe8h3VxWBe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508212"/>
                    </a:xfrm>
                    <a:prstGeom prst="rect">
                      <a:avLst/>
                    </a:prstGeom>
                    <a:noFill/>
                    <a:ln>
                      <a:noFill/>
                    </a:ln>
                  </pic:spPr>
                </pic:pic>
              </a:graphicData>
            </a:graphic>
          </wp:inline>
        </w:drawing>
      </w:r>
    </w:p>
    <w:p w:rsidR="00840AB9" w:rsidRDefault="00840AB9">
      <w:pPr>
        <w:rPr>
          <w:rFonts w:ascii="Times New Roman" w:hAnsi="Times New Roman" w:cs="Times New Roman"/>
          <w:sz w:val="24"/>
          <w:szCs w:val="24"/>
        </w:rPr>
      </w:pPr>
      <w:r>
        <w:rPr>
          <w:rFonts w:ascii="Times New Roman" w:hAnsi="Times New Roman" w:cs="Times New Roman"/>
          <w:sz w:val="24"/>
          <w:szCs w:val="24"/>
        </w:rPr>
        <w:br w:type="page"/>
      </w:r>
    </w:p>
    <w:p w:rsidR="00840AB9" w:rsidRDefault="00840AB9" w:rsidP="00A30476">
      <w:pPr>
        <w:spacing w:line="360" w:lineRule="auto"/>
        <w:jc w:val="center"/>
        <w:rPr>
          <w:rFonts w:ascii="Times New Roman" w:hAnsi="Times New Roman" w:cs="Times New Roman"/>
          <w:sz w:val="24"/>
          <w:szCs w:val="24"/>
        </w:rPr>
      </w:pPr>
      <w:r>
        <w:rPr>
          <w:noProof/>
        </w:rPr>
        <w:lastRenderedPageBreak/>
        <w:drawing>
          <wp:inline distT="0" distB="0" distL="0" distR="0">
            <wp:extent cx="3792596" cy="2782087"/>
            <wp:effectExtent l="0" t="0" r="0" b="0"/>
            <wp:docPr id="10" name="Picture 10" descr="https://lh3.googleusercontent.com/QcfBEamtKQwDBee2AQZRgkmex4HKs0IPU1psA2fqNrOnBHrBFx_6ZiRwdVFUPovH22_WslXBxoWE_v6qhpVhKc_cbd07WrOo0Fb_bVh5MAyVwvqH9zRAHpQfA2wRT_1YRDSt7jwkR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QcfBEamtKQwDBee2AQZRgkmex4HKs0IPU1psA2fqNrOnBHrBFx_6ZiRwdVFUPovH22_WslXBxoWE_v6qhpVhKc_cbd07WrOo0Fb_bVh5MAyVwvqH9zRAHpQfA2wRT_1YRDSt7jwkRO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03874" cy="2790360"/>
                    </a:xfrm>
                    <a:prstGeom prst="rect">
                      <a:avLst/>
                    </a:prstGeom>
                    <a:noFill/>
                    <a:ln>
                      <a:noFill/>
                    </a:ln>
                  </pic:spPr>
                </pic:pic>
              </a:graphicData>
            </a:graphic>
          </wp:inline>
        </w:drawing>
      </w:r>
    </w:p>
    <w:p w:rsidR="00840AB9" w:rsidRDefault="00840AB9">
      <w:pPr>
        <w:rPr>
          <w:rFonts w:ascii="Times New Roman" w:hAnsi="Times New Roman" w:cs="Times New Roman"/>
          <w:sz w:val="24"/>
          <w:szCs w:val="24"/>
        </w:rPr>
      </w:pPr>
      <w:r>
        <w:rPr>
          <w:rFonts w:ascii="Times New Roman" w:hAnsi="Times New Roman" w:cs="Times New Roman"/>
          <w:sz w:val="24"/>
          <w:szCs w:val="24"/>
        </w:rPr>
        <w:br w:type="page"/>
      </w:r>
    </w:p>
    <w:p w:rsidR="00880D8E" w:rsidRPr="00F81661" w:rsidRDefault="00840AB9" w:rsidP="00F81661">
      <w:pPr>
        <w:spacing w:line="360" w:lineRule="auto"/>
        <w:jc w:val="both"/>
        <w:rPr>
          <w:rFonts w:ascii="Times New Roman" w:hAnsi="Times New Roman" w:cs="Times New Roman"/>
          <w:sz w:val="24"/>
          <w:szCs w:val="24"/>
        </w:rPr>
      </w:pPr>
      <w:r>
        <w:rPr>
          <w:noProof/>
        </w:rPr>
        <w:lastRenderedPageBreak/>
        <w:drawing>
          <wp:inline distT="0" distB="0" distL="0" distR="0">
            <wp:extent cx="5943600" cy="4072635"/>
            <wp:effectExtent l="0" t="0" r="0" b="4445"/>
            <wp:docPr id="11" name="Picture 11" descr="https://lh4.googleusercontent.com/TnjH-VAc5PJrzbM-jAG4g_ZVegzXtkojqm8k1uHewasP_IzcaUyJW8I2hzj6iLXjSaz_FNWAtFDT_F_uuwIfspRj-Eq6HD3M9GU7SfUvGpAoRY7Kka8Ie2U6TohFwSb9CtUOeD_WK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TnjH-VAc5PJrzbM-jAG4g_ZVegzXtkojqm8k1uHewasP_IzcaUyJW8I2hzj6iLXjSaz_FNWAtFDT_F_uuwIfspRj-Eq6HD3M9GU7SfUvGpAoRY7Kka8Ie2U6TohFwSb9CtUOeD_WKL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072635"/>
                    </a:xfrm>
                    <a:prstGeom prst="rect">
                      <a:avLst/>
                    </a:prstGeom>
                    <a:noFill/>
                    <a:ln>
                      <a:noFill/>
                    </a:ln>
                  </pic:spPr>
                </pic:pic>
              </a:graphicData>
            </a:graphic>
          </wp:inline>
        </w:drawing>
      </w:r>
    </w:p>
    <w:sectPr w:rsidR="00880D8E" w:rsidRPr="00F81661" w:rsidSect="00D143EB">
      <w:footerReference w:type="default" r:id="rId5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594E" w:rsidRDefault="0074594E" w:rsidP="00F81661">
      <w:pPr>
        <w:spacing w:after="0" w:line="240" w:lineRule="auto"/>
      </w:pPr>
      <w:r>
        <w:separator/>
      </w:r>
    </w:p>
  </w:endnote>
  <w:endnote w:type="continuationSeparator" w:id="0">
    <w:p w:rsidR="0074594E" w:rsidRDefault="0074594E" w:rsidP="00F81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9835285"/>
      <w:docPartObj>
        <w:docPartGallery w:val="Page Numbers (Bottom of Page)"/>
        <w:docPartUnique/>
      </w:docPartObj>
    </w:sdtPr>
    <w:sdtEndPr>
      <w:rPr>
        <w:noProof/>
      </w:rPr>
    </w:sdtEndPr>
    <w:sdtContent>
      <w:p w:rsidR="009A2EA5" w:rsidRDefault="009A2EA5">
        <w:pPr>
          <w:pStyle w:val="Footer"/>
          <w:jc w:val="right"/>
        </w:pPr>
        <w:r>
          <w:fldChar w:fldCharType="begin"/>
        </w:r>
        <w:r>
          <w:instrText xml:space="preserve"> PAGE   \* MERGEFORMAT </w:instrText>
        </w:r>
        <w:r>
          <w:fldChar w:fldCharType="separate"/>
        </w:r>
        <w:r w:rsidR="00E2195F">
          <w:rPr>
            <w:noProof/>
          </w:rPr>
          <w:t>55</w:t>
        </w:r>
        <w:r>
          <w:rPr>
            <w:noProof/>
          </w:rPr>
          <w:fldChar w:fldCharType="end"/>
        </w:r>
      </w:p>
    </w:sdtContent>
  </w:sdt>
  <w:p w:rsidR="009A2EA5" w:rsidRDefault="009A2E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594E" w:rsidRDefault="0074594E" w:rsidP="00F81661">
      <w:pPr>
        <w:spacing w:after="0" w:line="240" w:lineRule="auto"/>
      </w:pPr>
      <w:r>
        <w:separator/>
      </w:r>
    </w:p>
  </w:footnote>
  <w:footnote w:type="continuationSeparator" w:id="0">
    <w:p w:rsidR="0074594E" w:rsidRDefault="0074594E" w:rsidP="00F8166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2C2365"/>
    <w:multiLevelType w:val="hybridMultilevel"/>
    <w:tmpl w:val="5164D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B7260EA"/>
    <w:multiLevelType w:val="multilevel"/>
    <w:tmpl w:val="06DEAF36"/>
    <w:lvl w:ilvl="0">
      <w:start w:val="1"/>
      <w:numFmt w:val="decimal"/>
      <w:lvlText w:val="%1."/>
      <w:lvlJc w:val="left"/>
      <w:pPr>
        <w:ind w:left="1080" w:hanging="360"/>
      </w:p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
    <w:nsid w:val="440239F4"/>
    <w:multiLevelType w:val="multilevel"/>
    <w:tmpl w:val="FB662A5A"/>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nsid w:val="4F1D4048"/>
    <w:multiLevelType w:val="hybridMultilevel"/>
    <w:tmpl w:val="3564C11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
    <w:nsid w:val="543D7797"/>
    <w:multiLevelType w:val="hybridMultilevel"/>
    <w:tmpl w:val="D0B6554E"/>
    <w:lvl w:ilvl="0" w:tplc="C9765492">
      <w:start w:val="1"/>
      <w:numFmt w:val="bullet"/>
      <w:lvlText w:val="•"/>
      <w:lvlJc w:val="left"/>
      <w:pPr>
        <w:tabs>
          <w:tab w:val="num" w:pos="1800"/>
        </w:tabs>
        <w:ind w:left="1800" w:hanging="360"/>
      </w:pPr>
      <w:rPr>
        <w:rFonts w:ascii="Rockwell" w:hAnsi="Rockwell" w:hint="default"/>
      </w:rPr>
    </w:lvl>
    <w:lvl w:ilvl="1" w:tplc="F4FACE68">
      <w:numFmt w:val="bullet"/>
      <w:lvlText w:val="–"/>
      <w:lvlJc w:val="left"/>
      <w:pPr>
        <w:tabs>
          <w:tab w:val="num" w:pos="2520"/>
        </w:tabs>
        <w:ind w:left="2520" w:hanging="360"/>
      </w:pPr>
      <w:rPr>
        <w:rFonts w:ascii="Rockwell" w:hAnsi="Rockwell" w:hint="default"/>
      </w:rPr>
    </w:lvl>
    <w:lvl w:ilvl="2" w:tplc="10BAF3B2" w:tentative="1">
      <w:start w:val="1"/>
      <w:numFmt w:val="bullet"/>
      <w:lvlText w:val="•"/>
      <w:lvlJc w:val="left"/>
      <w:pPr>
        <w:tabs>
          <w:tab w:val="num" w:pos="3240"/>
        </w:tabs>
        <w:ind w:left="3240" w:hanging="360"/>
      </w:pPr>
      <w:rPr>
        <w:rFonts w:ascii="Rockwell" w:hAnsi="Rockwell" w:hint="default"/>
      </w:rPr>
    </w:lvl>
    <w:lvl w:ilvl="3" w:tplc="934EA9A6" w:tentative="1">
      <w:start w:val="1"/>
      <w:numFmt w:val="bullet"/>
      <w:lvlText w:val="•"/>
      <w:lvlJc w:val="left"/>
      <w:pPr>
        <w:tabs>
          <w:tab w:val="num" w:pos="3960"/>
        </w:tabs>
        <w:ind w:left="3960" w:hanging="360"/>
      </w:pPr>
      <w:rPr>
        <w:rFonts w:ascii="Rockwell" w:hAnsi="Rockwell" w:hint="default"/>
      </w:rPr>
    </w:lvl>
    <w:lvl w:ilvl="4" w:tplc="E084B778" w:tentative="1">
      <w:start w:val="1"/>
      <w:numFmt w:val="bullet"/>
      <w:lvlText w:val="•"/>
      <w:lvlJc w:val="left"/>
      <w:pPr>
        <w:tabs>
          <w:tab w:val="num" w:pos="4680"/>
        </w:tabs>
        <w:ind w:left="4680" w:hanging="360"/>
      </w:pPr>
      <w:rPr>
        <w:rFonts w:ascii="Rockwell" w:hAnsi="Rockwell" w:hint="default"/>
      </w:rPr>
    </w:lvl>
    <w:lvl w:ilvl="5" w:tplc="048A617C" w:tentative="1">
      <w:start w:val="1"/>
      <w:numFmt w:val="bullet"/>
      <w:lvlText w:val="•"/>
      <w:lvlJc w:val="left"/>
      <w:pPr>
        <w:tabs>
          <w:tab w:val="num" w:pos="5400"/>
        </w:tabs>
        <w:ind w:left="5400" w:hanging="360"/>
      </w:pPr>
      <w:rPr>
        <w:rFonts w:ascii="Rockwell" w:hAnsi="Rockwell" w:hint="default"/>
      </w:rPr>
    </w:lvl>
    <w:lvl w:ilvl="6" w:tplc="6CE65484" w:tentative="1">
      <w:start w:val="1"/>
      <w:numFmt w:val="bullet"/>
      <w:lvlText w:val="•"/>
      <w:lvlJc w:val="left"/>
      <w:pPr>
        <w:tabs>
          <w:tab w:val="num" w:pos="6120"/>
        </w:tabs>
        <w:ind w:left="6120" w:hanging="360"/>
      </w:pPr>
      <w:rPr>
        <w:rFonts w:ascii="Rockwell" w:hAnsi="Rockwell" w:hint="default"/>
      </w:rPr>
    </w:lvl>
    <w:lvl w:ilvl="7" w:tplc="B1188682" w:tentative="1">
      <w:start w:val="1"/>
      <w:numFmt w:val="bullet"/>
      <w:lvlText w:val="•"/>
      <w:lvlJc w:val="left"/>
      <w:pPr>
        <w:tabs>
          <w:tab w:val="num" w:pos="6840"/>
        </w:tabs>
        <w:ind w:left="6840" w:hanging="360"/>
      </w:pPr>
      <w:rPr>
        <w:rFonts w:ascii="Rockwell" w:hAnsi="Rockwell" w:hint="default"/>
      </w:rPr>
    </w:lvl>
    <w:lvl w:ilvl="8" w:tplc="8EE44B60" w:tentative="1">
      <w:start w:val="1"/>
      <w:numFmt w:val="bullet"/>
      <w:lvlText w:val="•"/>
      <w:lvlJc w:val="left"/>
      <w:pPr>
        <w:tabs>
          <w:tab w:val="num" w:pos="7560"/>
        </w:tabs>
        <w:ind w:left="7560" w:hanging="360"/>
      </w:pPr>
      <w:rPr>
        <w:rFonts w:ascii="Rockwell" w:hAnsi="Rockwell" w:hint="default"/>
      </w:rPr>
    </w:lvl>
  </w:abstractNum>
  <w:abstractNum w:abstractNumId="5">
    <w:nsid w:val="58492F6E"/>
    <w:multiLevelType w:val="hybridMultilevel"/>
    <w:tmpl w:val="715E9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0322EBE"/>
    <w:multiLevelType w:val="hybridMultilevel"/>
    <w:tmpl w:val="EB582DCA"/>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7">
    <w:nsid w:val="622E3CC1"/>
    <w:multiLevelType w:val="hybridMultilevel"/>
    <w:tmpl w:val="CD5836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7E3D3331"/>
    <w:multiLevelType w:val="hybridMultilevel"/>
    <w:tmpl w:val="39001A28"/>
    <w:lvl w:ilvl="0" w:tplc="0409000F">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num w:numId="1">
    <w:abstractNumId w:val="5"/>
  </w:num>
  <w:num w:numId="2">
    <w:abstractNumId w:val="1"/>
  </w:num>
  <w:num w:numId="3">
    <w:abstractNumId w:val="0"/>
  </w:num>
  <w:num w:numId="4">
    <w:abstractNumId w:val="2"/>
  </w:num>
  <w:num w:numId="5">
    <w:abstractNumId w:val="6"/>
  </w:num>
  <w:num w:numId="6">
    <w:abstractNumId w:val="8"/>
  </w:num>
  <w:num w:numId="7">
    <w:abstractNumId w:val="4"/>
  </w:num>
  <w:num w:numId="8">
    <w:abstractNumId w:val="3"/>
  </w:num>
  <w:num w:numId="9">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oo hong yee">
    <w15:presenceInfo w15:providerId="Windows Live" w15:userId="c06d3f9b80b5dd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070C"/>
    <w:rsid w:val="000320DD"/>
    <w:rsid w:val="00072971"/>
    <w:rsid w:val="000F6F26"/>
    <w:rsid w:val="00154325"/>
    <w:rsid w:val="00180BBA"/>
    <w:rsid w:val="00192477"/>
    <w:rsid w:val="001B039E"/>
    <w:rsid w:val="001C1733"/>
    <w:rsid w:val="001F12D2"/>
    <w:rsid w:val="002131DB"/>
    <w:rsid w:val="00251724"/>
    <w:rsid w:val="00273809"/>
    <w:rsid w:val="002B1ADB"/>
    <w:rsid w:val="002B470F"/>
    <w:rsid w:val="00353253"/>
    <w:rsid w:val="0038225D"/>
    <w:rsid w:val="0040256B"/>
    <w:rsid w:val="00421B90"/>
    <w:rsid w:val="004845E7"/>
    <w:rsid w:val="004B12B6"/>
    <w:rsid w:val="004F2D80"/>
    <w:rsid w:val="00542EA9"/>
    <w:rsid w:val="005437C0"/>
    <w:rsid w:val="00560D19"/>
    <w:rsid w:val="005841ED"/>
    <w:rsid w:val="005F3741"/>
    <w:rsid w:val="00614049"/>
    <w:rsid w:val="00647B19"/>
    <w:rsid w:val="00693852"/>
    <w:rsid w:val="0074594E"/>
    <w:rsid w:val="00760C84"/>
    <w:rsid w:val="00770CB7"/>
    <w:rsid w:val="00782E53"/>
    <w:rsid w:val="007B639D"/>
    <w:rsid w:val="007E30A8"/>
    <w:rsid w:val="007E7A51"/>
    <w:rsid w:val="00840AB9"/>
    <w:rsid w:val="00842357"/>
    <w:rsid w:val="00874085"/>
    <w:rsid w:val="00880CE0"/>
    <w:rsid w:val="00880D8E"/>
    <w:rsid w:val="008A14EC"/>
    <w:rsid w:val="008D4C2B"/>
    <w:rsid w:val="00922EA7"/>
    <w:rsid w:val="00927CF4"/>
    <w:rsid w:val="0097375F"/>
    <w:rsid w:val="0098367C"/>
    <w:rsid w:val="009A170A"/>
    <w:rsid w:val="009A2EA5"/>
    <w:rsid w:val="009C36D4"/>
    <w:rsid w:val="009C7C8B"/>
    <w:rsid w:val="00A30476"/>
    <w:rsid w:val="00A3656E"/>
    <w:rsid w:val="00A36BBA"/>
    <w:rsid w:val="00A37187"/>
    <w:rsid w:val="00A41284"/>
    <w:rsid w:val="00A7467E"/>
    <w:rsid w:val="00A92B1D"/>
    <w:rsid w:val="00AF65E7"/>
    <w:rsid w:val="00B8408C"/>
    <w:rsid w:val="00BD7037"/>
    <w:rsid w:val="00BE070C"/>
    <w:rsid w:val="00C127AE"/>
    <w:rsid w:val="00C61109"/>
    <w:rsid w:val="00CF7498"/>
    <w:rsid w:val="00D143EB"/>
    <w:rsid w:val="00D55D2B"/>
    <w:rsid w:val="00E2195F"/>
    <w:rsid w:val="00E264C4"/>
    <w:rsid w:val="00EB02F7"/>
    <w:rsid w:val="00F507A0"/>
    <w:rsid w:val="00F8155D"/>
    <w:rsid w:val="00F81661"/>
    <w:rsid w:val="00F972D9"/>
    <w:rsid w:val="00FC10EF"/>
    <w:rsid w:val="00FD74BE"/>
    <w:rsid w:val="00FF13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66"/>
    <o:shapelayout v:ext="edit">
      <o:idmap v:ext="edit" data="1"/>
    </o:shapelayout>
  </w:shapeDefaults>
  <w:decimalSymbol w:val="."/>
  <w:listSeparator w:val=","/>
  <w15:chartTrackingRefBased/>
  <w15:docId w15:val="{535B2173-2698-46D7-A3EC-86D24D52E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72D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1661"/>
    <w:pPr>
      <w:tabs>
        <w:tab w:val="center" w:pos="4320"/>
        <w:tab w:val="right" w:pos="8640"/>
      </w:tabs>
      <w:spacing w:after="0" w:line="240" w:lineRule="auto"/>
    </w:pPr>
  </w:style>
  <w:style w:type="character" w:customStyle="1" w:styleId="HeaderChar">
    <w:name w:val="Header Char"/>
    <w:basedOn w:val="DefaultParagraphFont"/>
    <w:link w:val="Header"/>
    <w:uiPriority w:val="99"/>
    <w:rsid w:val="00F81661"/>
  </w:style>
  <w:style w:type="paragraph" w:styleId="Footer">
    <w:name w:val="footer"/>
    <w:basedOn w:val="Normal"/>
    <w:link w:val="FooterChar"/>
    <w:uiPriority w:val="99"/>
    <w:unhideWhenUsed/>
    <w:rsid w:val="00F81661"/>
    <w:pPr>
      <w:tabs>
        <w:tab w:val="center" w:pos="4320"/>
        <w:tab w:val="right" w:pos="8640"/>
      </w:tabs>
      <w:spacing w:after="0" w:line="240" w:lineRule="auto"/>
    </w:pPr>
  </w:style>
  <w:style w:type="character" w:customStyle="1" w:styleId="FooterChar">
    <w:name w:val="Footer Char"/>
    <w:basedOn w:val="DefaultParagraphFont"/>
    <w:link w:val="Footer"/>
    <w:uiPriority w:val="99"/>
    <w:rsid w:val="00F81661"/>
  </w:style>
  <w:style w:type="table" w:styleId="TableGrid">
    <w:name w:val="Table Grid"/>
    <w:basedOn w:val="TableNormal"/>
    <w:uiPriority w:val="39"/>
    <w:rsid w:val="001C17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39"/>
    <w:rsid w:val="001C1733"/>
    <w:pPr>
      <w:spacing w:after="0" w:line="240" w:lineRule="auto"/>
    </w:pPr>
    <w:rPr>
      <w:lang w:val="en-MY"/>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A14EC"/>
    <w:pPr>
      <w:ind w:left="720"/>
      <w:contextualSpacing/>
    </w:pPr>
  </w:style>
  <w:style w:type="character" w:styleId="Hyperlink">
    <w:name w:val="Hyperlink"/>
    <w:basedOn w:val="DefaultParagraphFont"/>
    <w:uiPriority w:val="99"/>
    <w:unhideWhenUsed/>
    <w:rsid w:val="001B039E"/>
    <w:rPr>
      <w:color w:val="0563C1" w:themeColor="hyperlink"/>
      <w:u w:val="single"/>
    </w:rPr>
  </w:style>
  <w:style w:type="paragraph" w:styleId="BalloonText">
    <w:name w:val="Balloon Text"/>
    <w:basedOn w:val="Normal"/>
    <w:link w:val="BalloonTextChar"/>
    <w:uiPriority w:val="99"/>
    <w:semiHidden/>
    <w:unhideWhenUsed/>
    <w:rsid w:val="004025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256B"/>
    <w:rPr>
      <w:rFonts w:ascii="Segoe UI" w:hAnsi="Segoe UI" w:cs="Segoe UI"/>
      <w:sz w:val="18"/>
      <w:szCs w:val="18"/>
    </w:rPr>
  </w:style>
  <w:style w:type="table" w:customStyle="1" w:styleId="TableGrid2">
    <w:name w:val="Table Grid2"/>
    <w:basedOn w:val="TableNormal"/>
    <w:next w:val="TableGrid"/>
    <w:uiPriority w:val="39"/>
    <w:rsid w:val="00BD70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280049">
      <w:bodyDiv w:val="1"/>
      <w:marLeft w:val="0"/>
      <w:marRight w:val="0"/>
      <w:marTop w:val="0"/>
      <w:marBottom w:val="0"/>
      <w:divBdr>
        <w:top w:val="none" w:sz="0" w:space="0" w:color="auto"/>
        <w:left w:val="none" w:sz="0" w:space="0" w:color="auto"/>
        <w:bottom w:val="none" w:sz="0" w:space="0" w:color="auto"/>
        <w:right w:val="none" w:sz="0" w:space="0" w:color="auto"/>
      </w:divBdr>
    </w:div>
    <w:div w:id="1869444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pm"/><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1445CD-E9FE-40E8-9DA5-8F3F82F1A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56</Pages>
  <Words>8590</Words>
  <Characters>48967</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choo hong yee</dc:creator>
  <cp:keywords/>
  <dc:description/>
  <cp:lastModifiedBy>choo hong yee</cp:lastModifiedBy>
  <cp:revision>8</cp:revision>
  <cp:lastPrinted>2017-12-28T23:13:00Z</cp:lastPrinted>
  <dcterms:created xsi:type="dcterms:W3CDTF">2018-04-12T16:43:00Z</dcterms:created>
  <dcterms:modified xsi:type="dcterms:W3CDTF">2018-05-23T23:19:00Z</dcterms:modified>
</cp:coreProperties>
</file>