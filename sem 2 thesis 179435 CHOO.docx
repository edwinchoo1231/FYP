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ppm"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1733" w:rsidRDefault="001C1733" w:rsidP="001C1733">
      <w:pPr>
        <w:spacing w:after="0" w:line="240" w:lineRule="auto"/>
        <w:ind w:right="-432"/>
        <w:jc w:val="center"/>
        <w:rPr>
          <w:rFonts w:ascii="Times New Roman" w:hAnsi="Times New Roman" w:cs="Times New Roman"/>
          <w:sz w:val="36"/>
          <w:szCs w:val="36"/>
        </w:rPr>
      </w:pPr>
    </w:p>
    <w:p w:rsidR="00273809" w:rsidRPr="001C1733" w:rsidRDefault="00273809" w:rsidP="001C1733">
      <w:pPr>
        <w:spacing w:after="0" w:line="240" w:lineRule="auto"/>
        <w:ind w:right="-432"/>
        <w:jc w:val="center"/>
        <w:rPr>
          <w:rFonts w:ascii="Times New Roman" w:hAnsi="Times New Roman" w:cs="Times New Roman"/>
          <w:sz w:val="36"/>
          <w:szCs w:val="36"/>
        </w:rPr>
      </w:pPr>
    </w:p>
    <w:p w:rsidR="001C1733" w:rsidRPr="001C1733" w:rsidRDefault="001C1733" w:rsidP="001C1733">
      <w:pPr>
        <w:spacing w:after="0" w:line="420" w:lineRule="exact"/>
        <w:ind w:right="-432"/>
        <w:rPr>
          <w:rFonts w:ascii="Times New Roman" w:eastAsia="宋体" w:hAnsi="Times New Roman" w:cs="Times New Roman"/>
          <w:sz w:val="26"/>
          <w:szCs w:val="26"/>
          <w:lang w:eastAsia="en-US"/>
        </w:rPr>
      </w:pPr>
    </w:p>
    <w:p w:rsidR="001C1733" w:rsidRPr="001C1733" w:rsidRDefault="00273809" w:rsidP="001C1733">
      <w:pPr>
        <w:tabs>
          <w:tab w:val="left" w:pos="0"/>
        </w:tabs>
        <w:spacing w:after="0" w:line="420" w:lineRule="exact"/>
        <w:ind w:right="-432"/>
        <w:jc w:val="center"/>
        <w:rPr>
          <w:rFonts w:ascii="Times New Roman" w:eastAsia="Calibri" w:hAnsi="Times New Roman" w:cs="Times New Roman"/>
          <w:position w:val="-1"/>
          <w:sz w:val="36"/>
          <w:szCs w:val="36"/>
          <w:lang w:eastAsia="en-US"/>
        </w:rPr>
      </w:pPr>
      <w:r w:rsidRPr="00273809">
        <w:rPr>
          <w:rFonts w:ascii="Times New Roman" w:hAnsi="Times New Roman" w:cs="Times New Roman"/>
          <w:sz w:val="36"/>
          <w:szCs w:val="24"/>
        </w:rPr>
        <w:t>EV CAR RIDE-SHARING SYSTEM IN UPM SERDANG CAMPUS</w:t>
      </w:r>
      <w:r w:rsidR="001C1733" w:rsidRPr="001C1733">
        <w:rPr>
          <w:rFonts w:ascii="Times New Roman" w:eastAsia="Calibri" w:hAnsi="Times New Roman" w:cs="Times New Roman"/>
          <w:position w:val="-1"/>
          <w:sz w:val="48"/>
          <w:szCs w:val="36"/>
          <w:lang w:eastAsia="en-US"/>
        </w:rPr>
        <w:t xml:space="preserve"> </w:t>
      </w: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Default="001C1733"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Default="00273809" w:rsidP="001C1733">
      <w:pPr>
        <w:spacing w:after="0" w:line="200" w:lineRule="exact"/>
        <w:ind w:right="-432"/>
        <w:rPr>
          <w:rFonts w:ascii="Times New Roman" w:eastAsia="宋体" w:hAnsi="Times New Roman" w:cs="Times New Roman"/>
          <w:sz w:val="20"/>
          <w:szCs w:val="20"/>
          <w:lang w:eastAsia="en-US"/>
        </w:rPr>
      </w:pPr>
    </w:p>
    <w:p w:rsidR="00273809" w:rsidRPr="001C1733" w:rsidRDefault="00273809" w:rsidP="001C1733">
      <w:pPr>
        <w:spacing w:after="0" w:line="200" w:lineRule="exact"/>
        <w:ind w:right="-432"/>
        <w:rPr>
          <w:rFonts w:ascii="Times New Roman" w:eastAsia="宋体" w:hAnsi="Times New Roman" w:cs="Times New Roman"/>
          <w:sz w:val="20"/>
          <w:szCs w:val="20"/>
          <w:lang w:eastAsia="en-US"/>
        </w:rPr>
      </w:pP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Pr="001C1733" w:rsidRDefault="001C1733" w:rsidP="001C1733">
      <w:pPr>
        <w:spacing w:after="0" w:line="200" w:lineRule="exact"/>
        <w:ind w:right="-432"/>
        <w:rPr>
          <w:rFonts w:ascii="Times New Roman" w:eastAsia="宋体" w:hAnsi="Times New Roman" w:cs="Times New Roman"/>
          <w:sz w:val="20"/>
          <w:szCs w:val="20"/>
          <w:lang w:eastAsia="en-US"/>
        </w:rPr>
      </w:pPr>
    </w:p>
    <w:p w:rsidR="001C1733" w:rsidRDefault="00273809" w:rsidP="001C1733">
      <w:pPr>
        <w:spacing w:before="9" w:after="0" w:line="240" w:lineRule="auto"/>
        <w:ind w:right="-432"/>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CHOO HONG YEE</w:t>
      </w:r>
    </w:p>
    <w:p w:rsidR="00273809" w:rsidRPr="001C1733" w:rsidRDefault="00273809" w:rsidP="001C1733">
      <w:pPr>
        <w:spacing w:before="9" w:after="0" w:line="240" w:lineRule="auto"/>
        <w:ind w:right="-432"/>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179435</w:t>
      </w:r>
    </w:p>
    <w:p w:rsidR="001C1733" w:rsidRPr="001C1733" w:rsidRDefault="001C1733" w:rsidP="001C1733">
      <w:pPr>
        <w:spacing w:before="9" w:after="0" w:line="240" w:lineRule="auto"/>
        <w:ind w:right="-432"/>
        <w:rPr>
          <w:rFonts w:ascii="Times New Roman" w:eastAsia="Cambria" w:hAnsi="Times New Roman" w:cs="Times New Roman"/>
          <w:sz w:val="36"/>
          <w:szCs w:val="36"/>
          <w:lang w:eastAsia="en-US"/>
        </w:rPr>
      </w:pPr>
    </w:p>
    <w:p w:rsidR="001C1733" w:rsidRPr="001C1733" w:rsidRDefault="001C1733" w:rsidP="001C1733">
      <w:pPr>
        <w:rPr>
          <w:rFonts w:ascii="Times New Roman" w:eastAsia="Cambria" w:hAnsi="Times New Roman" w:cs="Times New Roman"/>
          <w:sz w:val="36"/>
          <w:szCs w:val="36"/>
          <w:lang w:eastAsia="en-US"/>
        </w:rPr>
      </w:pPr>
    </w:p>
    <w:p w:rsidR="001C1733" w:rsidRDefault="001C1733" w:rsidP="001C1733">
      <w:pPr>
        <w:rPr>
          <w:rFonts w:ascii="Times New Roman" w:eastAsia="Cambria" w:hAnsi="Times New Roman" w:cs="Times New Roman"/>
          <w:sz w:val="32"/>
          <w:szCs w:val="36"/>
          <w:lang w:eastAsia="en-US"/>
        </w:rPr>
      </w:pPr>
    </w:p>
    <w:p w:rsidR="00273809" w:rsidRDefault="00273809" w:rsidP="001C1733">
      <w:pPr>
        <w:rPr>
          <w:rFonts w:ascii="Times New Roman" w:eastAsia="Cambria" w:hAnsi="Times New Roman" w:cs="Times New Roman"/>
          <w:sz w:val="32"/>
          <w:szCs w:val="36"/>
          <w:lang w:eastAsia="en-US"/>
        </w:rPr>
      </w:pPr>
    </w:p>
    <w:p w:rsidR="00273809" w:rsidRDefault="00273809" w:rsidP="001C1733">
      <w:pPr>
        <w:rPr>
          <w:rFonts w:ascii="Times New Roman" w:eastAsia="Cambria" w:hAnsi="Times New Roman" w:cs="Times New Roman"/>
          <w:sz w:val="32"/>
          <w:szCs w:val="36"/>
          <w:lang w:eastAsia="en-US"/>
        </w:rPr>
      </w:pP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BACHELOR OF ENGINEERING</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(COMPUTER AND COMMUNICATION SYSTEMS)</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FACULTY OF ENGINEERING</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UNIVERSITI PUTRA MALAYSIA</w:t>
      </w:r>
    </w:p>
    <w:p w:rsid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SERDANG, SELANGOR</w:t>
      </w:r>
    </w:p>
    <w:p w:rsidR="00273809" w:rsidRPr="00273809" w:rsidRDefault="00273809" w:rsidP="00273809">
      <w:pPr>
        <w:jc w:val="center"/>
        <w:rPr>
          <w:rFonts w:ascii="Times New Roman" w:eastAsia="Cambria" w:hAnsi="Times New Roman" w:cs="Times New Roman"/>
          <w:sz w:val="36"/>
          <w:szCs w:val="36"/>
          <w:lang w:eastAsia="en-US"/>
        </w:rPr>
      </w:pPr>
      <w:r>
        <w:rPr>
          <w:rFonts w:ascii="Times New Roman" w:eastAsia="Cambria" w:hAnsi="Times New Roman" w:cs="Times New Roman"/>
          <w:sz w:val="36"/>
          <w:szCs w:val="36"/>
          <w:lang w:eastAsia="en-US"/>
        </w:rPr>
        <w:t>2018</w:t>
      </w:r>
    </w:p>
    <w:p w:rsidR="00273809" w:rsidRDefault="00273809" w:rsidP="001C1733">
      <w:pPr>
        <w:rPr>
          <w:rFonts w:ascii="Times New Roman" w:eastAsia="Cambria" w:hAnsi="Times New Roman" w:cs="Times New Roman"/>
          <w:sz w:val="32"/>
          <w:szCs w:val="36"/>
          <w:lang w:eastAsia="en-US"/>
        </w:rPr>
      </w:pPr>
    </w:p>
    <w:p w:rsidR="00273809" w:rsidRPr="001C1733" w:rsidRDefault="00273809" w:rsidP="00273809">
      <w:pPr>
        <w:jc w:val="center"/>
        <w:rPr>
          <w:rFonts w:ascii="Times New Roman" w:eastAsia="Cambria" w:hAnsi="Times New Roman" w:cs="Times New Roman"/>
          <w:sz w:val="32"/>
          <w:szCs w:val="36"/>
          <w:lang w:eastAsia="en-US"/>
        </w:rPr>
      </w:pPr>
    </w:p>
    <w:p w:rsidR="001C1733" w:rsidRPr="001C1733" w:rsidRDefault="001C1733" w:rsidP="00273809">
      <w:pPr>
        <w:jc w:val="center"/>
        <w:rPr>
          <w:rFonts w:ascii="Times New Roman" w:eastAsia="Cambria" w:hAnsi="Times New Roman" w:cs="Times New Roman"/>
          <w:sz w:val="32"/>
          <w:szCs w:val="36"/>
          <w:lang w:eastAsia="en-US"/>
        </w:rPr>
      </w:pPr>
    </w:p>
    <w:p w:rsidR="001C1733" w:rsidRPr="001C1733" w:rsidRDefault="001C1733" w:rsidP="00273809">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t>TABLE OF CONTENTS</w:t>
      </w:r>
    </w:p>
    <w:tbl>
      <w:tblPr>
        <w:tblStyle w:val="TableGrid1"/>
        <w:tblW w:w="86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0"/>
        <w:gridCol w:w="1283"/>
      </w:tblGrid>
      <w:tr w:rsidR="00FC10EF" w:rsidRPr="001C1733" w:rsidTr="00F8155D">
        <w:tc>
          <w:tcPr>
            <w:tcW w:w="7330" w:type="dxa"/>
          </w:tcPr>
          <w:p w:rsidR="00FC10EF" w:rsidRPr="00760C84" w:rsidRDefault="00760C84" w:rsidP="001C1733">
            <w:pPr>
              <w:spacing w:line="360" w:lineRule="auto"/>
              <w:jc w:val="both"/>
              <w:rPr>
                <w:rFonts w:ascii="Times New Roman" w:hAnsi="Times New Roman" w:cs="Times New Roman"/>
                <w:b/>
                <w:sz w:val="24"/>
                <w:szCs w:val="24"/>
                <w:u w:val="single"/>
              </w:rPr>
            </w:pPr>
            <w:r w:rsidRPr="00760C84">
              <w:rPr>
                <w:rFonts w:ascii="Times New Roman" w:hAnsi="Times New Roman" w:cs="Times New Roman"/>
                <w:b/>
                <w:sz w:val="24"/>
                <w:szCs w:val="24"/>
                <w:u w:val="single"/>
              </w:rPr>
              <w:t>Content</w:t>
            </w:r>
          </w:p>
        </w:tc>
        <w:tc>
          <w:tcPr>
            <w:tcW w:w="1283" w:type="dxa"/>
          </w:tcPr>
          <w:p w:rsidR="00FC10EF" w:rsidRPr="00760C84" w:rsidRDefault="00760C84" w:rsidP="00542EA9">
            <w:pPr>
              <w:spacing w:line="360" w:lineRule="auto"/>
              <w:jc w:val="both"/>
              <w:rPr>
                <w:rFonts w:ascii="Times New Roman" w:hAnsi="Times New Roman" w:cs="Times New Roman"/>
                <w:b/>
                <w:sz w:val="24"/>
                <w:szCs w:val="24"/>
                <w:u w:val="single"/>
              </w:rPr>
            </w:pPr>
            <w:r w:rsidRPr="00760C84">
              <w:rPr>
                <w:rFonts w:ascii="Times New Roman" w:hAnsi="Times New Roman" w:cs="Times New Roman"/>
                <w:b/>
                <w:sz w:val="24"/>
                <w:szCs w:val="24"/>
                <w:u w:val="single"/>
              </w:rPr>
              <w:t xml:space="preserve">Page </w:t>
            </w:r>
          </w:p>
        </w:tc>
      </w:tr>
      <w:tr w:rsidR="00FC10EF" w:rsidRPr="001C1733" w:rsidTr="00F8155D">
        <w:trPr>
          <w:trHeight w:val="436"/>
        </w:trPr>
        <w:tc>
          <w:tcPr>
            <w:tcW w:w="7330" w:type="dxa"/>
          </w:tcPr>
          <w:p w:rsidR="00FC10EF" w:rsidRPr="001C1733" w:rsidRDefault="00FC10EF" w:rsidP="001C1733">
            <w:pPr>
              <w:jc w:val="both"/>
              <w:rPr>
                <w:rFonts w:ascii="Times New Roman" w:hAnsi="Times New Roman" w:cs="Times New Roman"/>
                <w:b/>
                <w:sz w:val="24"/>
                <w:szCs w:val="24"/>
              </w:rPr>
            </w:pPr>
            <w:r w:rsidRPr="001C1733">
              <w:rPr>
                <w:rFonts w:ascii="Times New Roman" w:hAnsi="Times New Roman" w:cs="Times New Roman"/>
                <w:b/>
                <w:sz w:val="24"/>
                <w:szCs w:val="24"/>
              </w:rPr>
              <w:t>TABLE OF CONTENTS</w:t>
            </w:r>
          </w:p>
        </w:tc>
        <w:tc>
          <w:tcPr>
            <w:tcW w:w="1283" w:type="dxa"/>
          </w:tcPr>
          <w:p w:rsidR="00FC10EF" w:rsidRPr="001C1733" w:rsidRDefault="00FC10EF" w:rsidP="001C1733">
            <w:pPr>
              <w:jc w:val="both"/>
              <w:rPr>
                <w:rFonts w:ascii="Times New Roman" w:hAnsi="Times New Roman" w:cs="Times New Roman"/>
                <w:b/>
                <w:sz w:val="24"/>
                <w:szCs w:val="24"/>
              </w:rPr>
            </w:pPr>
            <w:r w:rsidRPr="001C1733">
              <w:rPr>
                <w:rFonts w:ascii="Times New Roman" w:hAnsi="Times New Roman" w:cs="Times New Roman"/>
                <w:b/>
                <w:sz w:val="24"/>
                <w:szCs w:val="24"/>
              </w:rPr>
              <w:t>1</w:t>
            </w:r>
          </w:p>
        </w:tc>
      </w:tr>
      <w:tr w:rsidR="00FC10EF" w:rsidRPr="001C1733" w:rsidTr="00F8155D">
        <w:trPr>
          <w:trHeight w:val="436"/>
        </w:trPr>
        <w:tc>
          <w:tcPr>
            <w:tcW w:w="7330" w:type="dxa"/>
          </w:tcPr>
          <w:p w:rsidR="00FC10EF" w:rsidRPr="001C1733" w:rsidRDefault="00FC10EF" w:rsidP="001C1733">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 xml:space="preserve">LIST OF </w:t>
            </w:r>
            <w:r w:rsidRPr="00FC10EF">
              <w:rPr>
                <w:rFonts w:ascii="Times New Roman" w:hAnsi="Times New Roman" w:cs="Times New Roman"/>
                <w:b/>
                <w:sz w:val="24"/>
                <w:szCs w:val="24"/>
              </w:rPr>
              <w:t>TABLES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3</w:t>
            </w:r>
          </w:p>
        </w:tc>
      </w:tr>
      <w:tr w:rsidR="00FC10EF" w:rsidRPr="001C1733" w:rsidTr="00F8155D">
        <w:trPr>
          <w:trHeight w:val="436"/>
        </w:trPr>
        <w:tc>
          <w:tcPr>
            <w:tcW w:w="7330" w:type="dxa"/>
          </w:tcPr>
          <w:p w:rsidR="00FC10EF" w:rsidRPr="001C1733" w:rsidRDefault="00FC10EF" w:rsidP="00FC10EF">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LIST OF </w:t>
            </w:r>
            <w:r w:rsidRPr="00FC10EF">
              <w:rPr>
                <w:rFonts w:ascii="Times New Roman" w:hAnsi="Times New Roman" w:cs="Times New Roman"/>
                <w:b/>
                <w:sz w:val="24"/>
                <w:szCs w:val="24"/>
              </w:rPr>
              <w:t>FIGURES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4</w:t>
            </w:r>
          </w:p>
        </w:tc>
      </w:tr>
      <w:tr w:rsidR="00FC10EF" w:rsidRPr="001C1733" w:rsidTr="00F8155D">
        <w:trPr>
          <w:trHeight w:val="436"/>
        </w:trPr>
        <w:tc>
          <w:tcPr>
            <w:tcW w:w="7330" w:type="dxa"/>
          </w:tcPr>
          <w:p w:rsidR="00FC10EF" w:rsidRPr="001C1733" w:rsidRDefault="00FC10EF"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LIST OF ABBREVIATIONS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p>
        </w:tc>
      </w:tr>
      <w:tr w:rsidR="00FC10EF" w:rsidRPr="001C1733" w:rsidTr="00F8155D">
        <w:trPr>
          <w:trHeight w:val="2150"/>
        </w:trPr>
        <w:tc>
          <w:tcPr>
            <w:tcW w:w="7330" w:type="dxa"/>
          </w:tcPr>
          <w:p w:rsidR="00FC10EF" w:rsidRPr="001C1733" w:rsidRDefault="00FC10EF"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1:</w:t>
            </w:r>
            <w:r w:rsidRPr="001C1733">
              <w:rPr>
                <w:rFonts w:ascii="Times New Roman" w:hAnsi="Times New Roman" w:cs="Times New Roman"/>
                <w:b/>
                <w:sz w:val="24"/>
                <w:szCs w:val="24"/>
              </w:rPr>
              <w:t>INTRODUCTION</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tblGrid>
            <w:tr w:rsidR="00FC10EF" w:rsidRPr="001C1733" w:rsidTr="00F8155D">
              <w:trPr>
                <w:trHeight w:val="287"/>
              </w:trPr>
              <w:tc>
                <w:tcPr>
                  <w:tcW w:w="4555" w:type="dxa"/>
                </w:tcPr>
                <w:p w:rsidR="00FC10EF" w:rsidRPr="001C1733" w:rsidRDefault="00FC10EF" w:rsidP="001C1733">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1.1 Project Background</w:t>
                  </w:r>
                </w:p>
              </w:tc>
            </w:tr>
            <w:tr w:rsidR="00FC10EF" w:rsidRPr="001C1733" w:rsidTr="00F8155D">
              <w:trPr>
                <w:trHeight w:val="269"/>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1.2 </w:t>
                  </w:r>
                  <w:r>
                    <w:rPr>
                      <w:rFonts w:ascii="Times New Roman" w:hAnsi="Times New Roman" w:cs="Times New Roman"/>
                      <w:sz w:val="24"/>
                      <w:szCs w:val="24"/>
                    </w:rPr>
                    <w:t>Problem Statement</w:t>
                  </w:r>
                </w:p>
              </w:tc>
            </w:tr>
            <w:tr w:rsidR="00FC10EF" w:rsidRPr="001C1733" w:rsidTr="00F8155D">
              <w:trPr>
                <w:trHeight w:val="341"/>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1.3 </w:t>
                  </w:r>
                  <w:r>
                    <w:rPr>
                      <w:rFonts w:ascii="Times New Roman" w:hAnsi="Times New Roman" w:cs="Times New Roman"/>
                      <w:sz w:val="24"/>
                      <w:szCs w:val="24"/>
                    </w:rPr>
                    <w:t>Aim and Objectives</w:t>
                  </w:r>
                </w:p>
              </w:tc>
            </w:tr>
            <w:tr w:rsidR="00FC10EF" w:rsidRPr="001C1733" w:rsidTr="00F8155D">
              <w:trPr>
                <w:trHeight w:val="368"/>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1.4 Project </w:t>
                  </w:r>
                  <w:r>
                    <w:rPr>
                      <w:rFonts w:ascii="Times New Roman" w:hAnsi="Times New Roman" w:cs="Times New Roman"/>
                      <w:sz w:val="24"/>
                      <w:szCs w:val="24"/>
                    </w:rPr>
                    <w:t>Scope</w:t>
                  </w:r>
                </w:p>
              </w:tc>
            </w:tr>
            <w:tr w:rsidR="00FC10EF" w:rsidRPr="001C1733" w:rsidTr="00F8155D">
              <w:trPr>
                <w:trHeight w:val="368"/>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1.5 Report Outline</w:t>
                  </w:r>
                </w:p>
              </w:tc>
            </w:tr>
          </w:tbl>
          <w:p w:rsidR="00FC10EF" w:rsidRPr="001C1733" w:rsidRDefault="00FC10EF" w:rsidP="001C1733">
            <w:pPr>
              <w:spacing w:line="360" w:lineRule="auto"/>
              <w:jc w:val="both"/>
              <w:rPr>
                <w:rFonts w:ascii="Times New Roman" w:hAnsi="Times New Roman" w:cs="Times New Roman"/>
                <w:sz w:val="24"/>
                <w:szCs w:val="24"/>
              </w:rPr>
            </w:pP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FC10EF" w:rsidRPr="001C1733">
              <w:rPr>
                <w:rFonts w:ascii="Times New Roman" w:hAnsi="Times New Roman" w:cs="Times New Roman"/>
                <w:sz w:val="24"/>
                <w:szCs w:val="24"/>
              </w:rPr>
              <w:t xml:space="preserve"> </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p w:rsidR="00FC10EF"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8</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r>
      <w:tr w:rsidR="00FC10EF" w:rsidRPr="001C1733" w:rsidTr="00F8155D">
        <w:tc>
          <w:tcPr>
            <w:tcW w:w="7330" w:type="dxa"/>
          </w:tcPr>
          <w:p w:rsidR="00FC10EF" w:rsidRPr="001C1733" w:rsidRDefault="00FC10EF"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2: LITERATURE REVIEW</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8"/>
            </w:tblGrid>
            <w:tr w:rsidR="00FC10EF" w:rsidRPr="001C1733" w:rsidTr="00F8155D">
              <w:trPr>
                <w:trHeight w:val="350"/>
              </w:trPr>
              <w:tc>
                <w:tcPr>
                  <w:tcW w:w="6878"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2.1 </w:t>
                  </w:r>
                  <w:r>
                    <w:rPr>
                      <w:rFonts w:ascii="Times New Roman" w:hAnsi="Times New Roman" w:cs="Times New Roman"/>
                      <w:sz w:val="24"/>
                      <w:szCs w:val="24"/>
                    </w:rPr>
                    <w:t>Introduction</w:t>
                  </w:r>
                </w:p>
              </w:tc>
            </w:tr>
            <w:tr w:rsidR="00FC10EF" w:rsidRPr="001C1733" w:rsidTr="00F8155D">
              <w:trPr>
                <w:trHeight w:val="287"/>
              </w:trPr>
              <w:tc>
                <w:tcPr>
                  <w:tcW w:w="4555" w:type="dxa"/>
                </w:tcPr>
                <w:p w:rsidR="00FC10EF" w:rsidRPr="001C1733" w:rsidRDefault="00FC10EF" w:rsidP="00FC10EF">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2.2 </w:t>
                  </w:r>
                  <w:r>
                    <w:rPr>
                      <w:rFonts w:ascii="Times New Roman" w:hAnsi="Times New Roman" w:cs="Times New Roman"/>
                      <w:sz w:val="24"/>
                      <w:szCs w:val="24"/>
                    </w:rPr>
                    <w:t>Ride-Sharing</w:t>
                  </w:r>
                </w:p>
              </w:tc>
            </w:tr>
            <w:tr w:rsidR="00FC10EF" w:rsidRPr="001C1733" w:rsidTr="00F8155D">
              <w:trPr>
                <w:trHeight w:val="305"/>
              </w:trPr>
              <w:tc>
                <w:tcPr>
                  <w:tcW w:w="4555" w:type="dxa"/>
                </w:tcPr>
                <w:p w:rsidR="00FC10EF" w:rsidRPr="001C1733" w:rsidRDefault="00FC10EF" w:rsidP="001C1733">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2.3 </w:t>
                  </w:r>
                  <w:r>
                    <w:rPr>
                      <w:rFonts w:ascii="Times New Roman" w:hAnsi="Times New Roman" w:cs="Times New Roman"/>
                      <w:sz w:val="24"/>
                      <w:szCs w:val="24"/>
                    </w:rPr>
                    <w:t>Bike-Sharing</w:t>
                  </w:r>
                </w:p>
              </w:tc>
            </w:tr>
            <w:tr w:rsidR="00FC10EF" w:rsidRPr="001C1733" w:rsidTr="00F8155D">
              <w:trPr>
                <w:trHeight w:val="251"/>
              </w:trPr>
              <w:tc>
                <w:tcPr>
                  <w:tcW w:w="4555" w:type="dxa"/>
                </w:tcPr>
                <w:p w:rsidR="00FC10EF" w:rsidRPr="001C1733" w:rsidRDefault="00C127AE"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 COMS</w:t>
                  </w:r>
                </w:p>
              </w:tc>
            </w:tr>
            <w:tr w:rsidR="00C127AE" w:rsidRPr="001C1733" w:rsidTr="00F8155D">
              <w:trPr>
                <w:trHeight w:val="998"/>
              </w:trPr>
              <w:tc>
                <w:tcPr>
                  <w:tcW w:w="4555" w:type="dxa"/>
                </w:tcPr>
                <w:p w:rsidR="00C127AE" w:rsidRDefault="00C127AE" w:rsidP="001C1733">
                  <w:pPr>
                    <w:spacing w:line="360" w:lineRule="auto"/>
                    <w:jc w:val="both"/>
                    <w:rPr>
                      <w:rFonts w:ascii="Times New Roman" w:hAnsi="Times New Roman" w:cs="Times New Roman"/>
                      <w:sz w:val="24"/>
                      <w:szCs w:val="24"/>
                    </w:rPr>
                  </w:pPr>
                  <w:r w:rsidRPr="00C127AE">
                    <w:rPr>
                      <w:rFonts w:ascii="Times New Roman" w:hAnsi="Times New Roman" w:cs="Times New Roman"/>
                      <w:sz w:val="24"/>
                      <w:szCs w:val="24"/>
                    </w:rPr>
                    <w:t>2.5 Android</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305"/>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2.</w:t>
                        </w:r>
                        <w:r>
                          <w:rPr>
                            <w:rFonts w:ascii="Times New Roman" w:hAnsi="Times New Roman" w:cs="Times New Roman"/>
                            <w:sz w:val="24"/>
                            <w:szCs w:val="24"/>
                          </w:rPr>
                          <w:t>5.1 Android Architecture</w:t>
                        </w:r>
                      </w:p>
                    </w:tc>
                  </w:tr>
                  <w:tr w:rsidR="00C127AE" w:rsidRPr="001C1733" w:rsidTr="00F8155D">
                    <w:trPr>
                      <w:trHeight w:val="233"/>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r w:rsidRPr="001C1733">
                          <w:rPr>
                            <w:rFonts w:ascii="Times New Roman" w:hAnsi="Times New Roman" w:cs="Times New Roman"/>
                            <w:sz w:val="24"/>
                            <w:szCs w:val="24"/>
                          </w:rPr>
                          <w:t xml:space="preserve">.2 </w:t>
                        </w:r>
                        <w:r>
                          <w:rPr>
                            <w:rFonts w:ascii="Times New Roman" w:hAnsi="Times New Roman" w:cs="Times New Roman"/>
                            <w:sz w:val="24"/>
                            <w:szCs w:val="24"/>
                          </w:rPr>
                          <w:t>Android Application Development</w:t>
                        </w:r>
                      </w:p>
                    </w:tc>
                  </w:tr>
                </w:tbl>
                <w:p w:rsidR="00C127AE" w:rsidRDefault="00C127AE" w:rsidP="001C1733">
                  <w:pPr>
                    <w:spacing w:line="360" w:lineRule="auto"/>
                    <w:jc w:val="both"/>
                    <w:rPr>
                      <w:rFonts w:ascii="Times New Roman" w:hAnsi="Times New Roman" w:cs="Times New Roman"/>
                      <w:sz w:val="24"/>
                      <w:szCs w:val="24"/>
                    </w:rPr>
                  </w:pPr>
                </w:p>
              </w:tc>
            </w:tr>
            <w:tr w:rsidR="00C127AE" w:rsidRPr="001C1733" w:rsidTr="00F8155D">
              <w:trPr>
                <w:trHeight w:val="144"/>
              </w:trPr>
              <w:tc>
                <w:tcPr>
                  <w:tcW w:w="4555"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2.6 Google Map</w:t>
                  </w:r>
                </w:p>
              </w:tc>
            </w:tr>
            <w:tr w:rsidR="00C127AE" w:rsidRPr="001C1733" w:rsidTr="00F8155D">
              <w:trPr>
                <w:trHeight w:val="144"/>
              </w:trPr>
              <w:tc>
                <w:tcPr>
                  <w:tcW w:w="4555"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2.7 Review of Similar Application</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305"/>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2.</w:t>
                        </w:r>
                        <w:r>
                          <w:rPr>
                            <w:rFonts w:ascii="Times New Roman" w:hAnsi="Times New Roman" w:cs="Times New Roman"/>
                            <w:sz w:val="24"/>
                            <w:szCs w:val="24"/>
                          </w:rPr>
                          <w:t>7.1 oBike</w:t>
                        </w:r>
                      </w:p>
                    </w:tc>
                  </w:tr>
                  <w:tr w:rsidR="00C127AE" w:rsidRPr="001C1733" w:rsidTr="00F8155D">
                    <w:trPr>
                      <w:trHeight w:val="242"/>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2.7</w:t>
                        </w:r>
                        <w:r w:rsidRPr="001C1733">
                          <w:rPr>
                            <w:rFonts w:ascii="Times New Roman" w:hAnsi="Times New Roman" w:cs="Times New Roman"/>
                            <w:sz w:val="24"/>
                            <w:szCs w:val="24"/>
                          </w:rPr>
                          <w:t xml:space="preserve">.2 </w:t>
                        </w:r>
                        <w:r>
                          <w:rPr>
                            <w:rFonts w:ascii="Times New Roman" w:hAnsi="Times New Roman" w:cs="Times New Roman"/>
                            <w:sz w:val="24"/>
                            <w:szCs w:val="24"/>
                          </w:rPr>
                          <w:t>MoBike</w:t>
                        </w:r>
                      </w:p>
                    </w:tc>
                  </w:tr>
                </w:tbl>
                <w:p w:rsidR="00C127AE" w:rsidRDefault="00C127AE" w:rsidP="00C127AE">
                  <w:pPr>
                    <w:spacing w:line="360" w:lineRule="auto"/>
                    <w:jc w:val="both"/>
                    <w:rPr>
                      <w:rFonts w:ascii="Times New Roman" w:hAnsi="Times New Roman" w:cs="Times New Roman"/>
                      <w:sz w:val="24"/>
                      <w:szCs w:val="24"/>
                    </w:rPr>
                  </w:pPr>
                </w:p>
              </w:tc>
            </w:tr>
            <w:tr w:rsidR="00C127AE" w:rsidRPr="001C1733" w:rsidTr="00F8155D">
              <w:trPr>
                <w:trHeight w:val="341"/>
              </w:trPr>
              <w:tc>
                <w:tcPr>
                  <w:tcW w:w="4555"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2.8 Summary</w:t>
                  </w:r>
                </w:p>
              </w:tc>
            </w:tr>
          </w:tbl>
          <w:p w:rsidR="00FC10EF" w:rsidRPr="001C1733" w:rsidRDefault="00FC10EF" w:rsidP="001C1733">
            <w:pPr>
              <w:spacing w:line="360" w:lineRule="auto"/>
              <w:jc w:val="both"/>
              <w:rPr>
                <w:rFonts w:ascii="Times New Roman" w:hAnsi="Times New Roman" w:cs="Times New Roman"/>
                <w:b/>
                <w:sz w:val="24"/>
                <w:szCs w:val="24"/>
              </w:rPr>
            </w:pP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10</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p w:rsidR="00FC10EF"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p w:rsidR="00FC10EF"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p>
          <w:p w:rsidR="00FC10EF"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p w:rsidR="00FC10EF"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16</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17</w:t>
            </w:r>
          </w:p>
          <w:p w:rsidR="00D55D2B" w:rsidRPr="001C1733" w:rsidRDefault="00D55D2B" w:rsidP="00FC10EF">
            <w:pPr>
              <w:spacing w:line="360" w:lineRule="auto"/>
              <w:jc w:val="both"/>
              <w:rPr>
                <w:rFonts w:ascii="Times New Roman" w:hAnsi="Times New Roman" w:cs="Times New Roman"/>
                <w:sz w:val="24"/>
                <w:szCs w:val="24"/>
              </w:rPr>
            </w:pPr>
            <w:r>
              <w:rPr>
                <w:rFonts w:ascii="Times New Roman" w:hAnsi="Times New Roman" w:cs="Times New Roman"/>
                <w:sz w:val="24"/>
                <w:szCs w:val="24"/>
              </w:rPr>
              <w:t>18</w:t>
            </w:r>
          </w:p>
        </w:tc>
      </w:tr>
      <w:tr w:rsidR="00FC10EF" w:rsidRPr="001C1733" w:rsidTr="00F8155D">
        <w:trPr>
          <w:trHeight w:val="4940"/>
        </w:trPr>
        <w:tc>
          <w:tcPr>
            <w:tcW w:w="7330" w:type="dxa"/>
          </w:tcPr>
          <w:p w:rsidR="00FC10EF" w:rsidRPr="001C1733" w:rsidRDefault="00C127AE"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 METHODOLOGY</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4"/>
            </w:tblGrid>
            <w:tr w:rsidR="00FC10EF" w:rsidRPr="001C1733" w:rsidTr="00F8155D">
              <w:tc>
                <w:tcPr>
                  <w:tcW w:w="4555" w:type="dxa"/>
                </w:tcPr>
                <w:p w:rsidR="00FC10EF" w:rsidRPr="001C1733" w:rsidRDefault="00FC10EF" w:rsidP="00C127AE">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3.1 </w:t>
                  </w:r>
                  <w:r w:rsidR="00C127AE">
                    <w:rPr>
                      <w:rFonts w:ascii="Times New Roman" w:hAnsi="Times New Roman" w:cs="Times New Roman"/>
                      <w:sz w:val="24"/>
                      <w:szCs w:val="24"/>
                    </w:rPr>
                    <w:t>Introduction</w:t>
                  </w:r>
                </w:p>
              </w:tc>
            </w:tr>
            <w:tr w:rsidR="00FC10EF" w:rsidRPr="001C1733" w:rsidTr="00F8155D">
              <w:trPr>
                <w:trHeight w:val="2411"/>
              </w:trPr>
              <w:tc>
                <w:tcPr>
                  <w:tcW w:w="4555" w:type="dxa"/>
                </w:tcPr>
                <w:p w:rsidR="00FC10EF" w:rsidRDefault="00FC10EF" w:rsidP="001C1733">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 xml:space="preserve">3.2 </w:t>
                  </w:r>
                  <w:r w:rsidR="00C127AE" w:rsidRPr="00C127AE">
                    <w:rPr>
                      <w:rFonts w:ascii="Times New Roman" w:hAnsi="Times New Roman" w:cs="Times New Roman"/>
                      <w:sz w:val="24"/>
                      <w:szCs w:val="24"/>
                    </w:rPr>
                    <w:t>Software and Hardware Requirement</w:t>
                  </w:r>
                </w:p>
                <w:tbl>
                  <w:tblPr>
                    <w:tblStyle w:val="TableGrid"/>
                    <w:tblW w:w="68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78"/>
                  </w:tblGrid>
                  <w:tr w:rsidR="00C127AE" w:rsidRPr="001C1733" w:rsidTr="00F8155D">
                    <w:trPr>
                      <w:trHeight w:val="455"/>
                    </w:trPr>
                    <w:tc>
                      <w:tcPr>
                        <w:tcW w:w="6878"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 Software Required</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296"/>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3.2.1.1 Android Studio</w:t>
                              </w:r>
                            </w:p>
                          </w:tc>
                        </w:tr>
                        <w:tr w:rsidR="00C127AE" w:rsidRPr="001C1733" w:rsidTr="00F8155D">
                          <w:trPr>
                            <w:trHeight w:val="377"/>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3.2.1.2 Adobe Experience Design</w:t>
                              </w:r>
                            </w:p>
                          </w:tc>
                        </w:tr>
                        <w:tr w:rsidR="00C127AE" w:rsidRPr="001C1733" w:rsidTr="00F8155D">
                          <w:trPr>
                            <w:trHeight w:val="251"/>
                          </w:trPr>
                          <w:tc>
                            <w:tcPr>
                              <w:tcW w:w="6652" w:type="dxa"/>
                            </w:tcPr>
                            <w:p w:rsidR="00C127AE"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3.2.1.3 Android Virtual Device</w:t>
                              </w:r>
                            </w:p>
                          </w:tc>
                        </w:tr>
                      </w:tbl>
                      <w:p w:rsidR="00C127AE" w:rsidRPr="001C1733" w:rsidRDefault="00C127AE" w:rsidP="00C127AE">
                        <w:pPr>
                          <w:spacing w:line="360" w:lineRule="auto"/>
                          <w:jc w:val="both"/>
                          <w:rPr>
                            <w:rFonts w:ascii="Times New Roman" w:hAnsi="Times New Roman" w:cs="Times New Roman"/>
                            <w:sz w:val="24"/>
                            <w:szCs w:val="24"/>
                          </w:rPr>
                        </w:pPr>
                      </w:p>
                    </w:tc>
                  </w:tr>
                  <w:tr w:rsidR="00C127AE" w:rsidRPr="001C1733" w:rsidTr="00F8155D">
                    <w:trPr>
                      <w:trHeight w:val="278"/>
                    </w:trPr>
                    <w:tc>
                      <w:tcPr>
                        <w:tcW w:w="6878"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3.2.2 Hardware Required</w:t>
                        </w:r>
                      </w:p>
                    </w:tc>
                  </w:tr>
                </w:tbl>
                <w:p w:rsidR="00C127AE" w:rsidRPr="001C1733" w:rsidRDefault="00C127AE" w:rsidP="001C1733">
                  <w:pPr>
                    <w:spacing w:line="360" w:lineRule="auto"/>
                    <w:jc w:val="both"/>
                    <w:rPr>
                      <w:rFonts w:ascii="Times New Roman" w:hAnsi="Times New Roman" w:cs="Times New Roman"/>
                      <w:sz w:val="24"/>
                      <w:szCs w:val="24"/>
                    </w:rPr>
                  </w:pPr>
                </w:p>
              </w:tc>
            </w:tr>
            <w:tr w:rsidR="00C127AE" w:rsidRPr="001C1733" w:rsidTr="00F8155D">
              <w:trPr>
                <w:trHeight w:val="20"/>
              </w:trPr>
              <w:tc>
                <w:tcPr>
                  <w:tcW w:w="4555" w:type="dxa"/>
                </w:tcPr>
                <w:p w:rsidR="00C127AE" w:rsidRDefault="00C127AE" w:rsidP="001C1733">
                  <w:pPr>
                    <w:spacing w:line="360" w:lineRule="auto"/>
                    <w:jc w:val="both"/>
                    <w:rPr>
                      <w:rFonts w:ascii="Times New Roman" w:hAnsi="Times New Roman" w:cs="Times New Roman"/>
                      <w:sz w:val="24"/>
                      <w:szCs w:val="24"/>
                    </w:rPr>
                  </w:pPr>
                  <w:r w:rsidRPr="00C127AE">
                    <w:rPr>
                      <w:rFonts w:ascii="Times New Roman" w:hAnsi="Times New Roman" w:cs="Times New Roman"/>
                      <w:sz w:val="24"/>
                      <w:szCs w:val="24"/>
                    </w:rPr>
                    <w:t>3.3 Application Design and Development</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224"/>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3.3.1 Firebase Database</w:t>
                        </w:r>
                      </w:p>
                    </w:tc>
                  </w:tr>
                </w:tbl>
                <w:p w:rsidR="00C127AE" w:rsidRPr="001C1733" w:rsidRDefault="00C127AE" w:rsidP="001C1733">
                  <w:pPr>
                    <w:spacing w:line="360" w:lineRule="auto"/>
                    <w:jc w:val="both"/>
                    <w:rPr>
                      <w:rFonts w:ascii="Times New Roman" w:hAnsi="Times New Roman" w:cs="Times New Roman"/>
                      <w:sz w:val="24"/>
                      <w:szCs w:val="24"/>
                    </w:rPr>
                  </w:pPr>
                </w:p>
              </w:tc>
            </w:tr>
            <w:tr w:rsidR="00C127AE" w:rsidRPr="001C1733" w:rsidTr="00F8155D">
              <w:trPr>
                <w:trHeight w:val="161"/>
              </w:trPr>
              <w:tc>
                <w:tcPr>
                  <w:tcW w:w="4555" w:type="dxa"/>
                </w:tcPr>
                <w:p w:rsidR="00C127AE" w:rsidRPr="00C127AE" w:rsidRDefault="00C127AE"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3.4 Testing and Debugging</w:t>
                  </w:r>
                </w:p>
              </w:tc>
            </w:tr>
            <w:tr w:rsidR="00C127AE" w:rsidRPr="001C1733" w:rsidTr="00F8155D">
              <w:tc>
                <w:tcPr>
                  <w:tcW w:w="4555" w:type="dxa"/>
                </w:tcPr>
                <w:p w:rsidR="00C127AE" w:rsidRDefault="00C127AE"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3.5 System Requirement</w:t>
                  </w:r>
                </w:p>
                <w:tbl>
                  <w:tblPr>
                    <w:tblStyle w:val="TableGrid"/>
                    <w:tblW w:w="6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2"/>
                  </w:tblGrid>
                  <w:tr w:rsidR="00C127AE" w:rsidRPr="001C1733" w:rsidTr="00F8155D">
                    <w:trPr>
                      <w:trHeight w:val="386"/>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3.5.1 Functional Requirement</w:t>
                        </w:r>
                      </w:p>
                    </w:tc>
                  </w:tr>
                  <w:tr w:rsidR="00C127AE" w:rsidRPr="001C1733" w:rsidTr="00F8155D">
                    <w:trPr>
                      <w:trHeight w:val="455"/>
                    </w:trPr>
                    <w:tc>
                      <w:tcPr>
                        <w:tcW w:w="6652" w:type="dxa"/>
                      </w:tcPr>
                      <w:p w:rsidR="00C127AE" w:rsidRPr="001C1733" w:rsidRDefault="00C127AE" w:rsidP="00C127AE">
                        <w:pPr>
                          <w:spacing w:line="360" w:lineRule="auto"/>
                          <w:jc w:val="both"/>
                          <w:rPr>
                            <w:rFonts w:ascii="Times New Roman" w:hAnsi="Times New Roman" w:cs="Times New Roman"/>
                            <w:sz w:val="24"/>
                            <w:szCs w:val="24"/>
                          </w:rPr>
                        </w:pPr>
                        <w:r>
                          <w:rPr>
                            <w:rFonts w:ascii="Times New Roman" w:hAnsi="Times New Roman" w:cs="Times New Roman"/>
                            <w:sz w:val="24"/>
                            <w:szCs w:val="24"/>
                          </w:rPr>
                          <w:t>3.5.2 Non-Functional Requirement</w:t>
                        </w:r>
                      </w:p>
                    </w:tc>
                  </w:tr>
                </w:tbl>
                <w:p w:rsidR="00C127AE" w:rsidRDefault="00C127AE" w:rsidP="001C1733">
                  <w:pPr>
                    <w:spacing w:line="360" w:lineRule="auto"/>
                    <w:jc w:val="both"/>
                    <w:rPr>
                      <w:rFonts w:ascii="Times New Roman" w:hAnsi="Times New Roman" w:cs="Times New Roman"/>
                      <w:sz w:val="24"/>
                      <w:szCs w:val="24"/>
                    </w:rPr>
                  </w:pPr>
                </w:p>
              </w:tc>
            </w:tr>
          </w:tbl>
          <w:p w:rsidR="00FC10EF" w:rsidRPr="001C1733" w:rsidRDefault="00FC10EF" w:rsidP="001C1733">
            <w:pPr>
              <w:spacing w:line="360" w:lineRule="auto"/>
              <w:jc w:val="both"/>
              <w:rPr>
                <w:rFonts w:ascii="Times New Roman" w:hAnsi="Times New Roman" w:cs="Times New Roman"/>
                <w:b/>
                <w:sz w:val="24"/>
                <w:szCs w:val="24"/>
              </w:rPr>
            </w:pP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19</w:t>
            </w:r>
          </w:p>
          <w:p w:rsidR="00FC10EF"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19</w:t>
            </w:r>
          </w:p>
          <w:p w:rsidR="00FC10EF"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21</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p>
          <w:p w:rsidR="00D55D2B" w:rsidRPr="001C1733" w:rsidRDefault="00D55D2B" w:rsidP="001C1733">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r>
      <w:tr w:rsidR="00FC10EF" w:rsidRPr="001C1733" w:rsidTr="00F8155D">
        <w:tc>
          <w:tcPr>
            <w:tcW w:w="7330" w:type="dxa"/>
          </w:tcPr>
          <w:p w:rsidR="00FC10EF" w:rsidRPr="001C1733" w:rsidRDefault="00FC10EF" w:rsidP="001C1733">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REFERENCE</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p>
        </w:tc>
      </w:tr>
      <w:tr w:rsidR="00FC10EF" w:rsidRPr="001C1733" w:rsidTr="00F8155D">
        <w:tc>
          <w:tcPr>
            <w:tcW w:w="7330" w:type="dxa"/>
          </w:tcPr>
          <w:p w:rsidR="00FC10EF" w:rsidRPr="001C1733" w:rsidRDefault="009A170A"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APPENDICES</w:t>
            </w:r>
          </w:p>
        </w:tc>
        <w:tc>
          <w:tcPr>
            <w:tcW w:w="1283" w:type="dxa"/>
          </w:tcPr>
          <w:p w:rsidR="00FC10EF" w:rsidRPr="001C1733" w:rsidRDefault="00D55D2B" w:rsidP="001C1733">
            <w:pPr>
              <w:spacing w:line="360" w:lineRule="auto"/>
              <w:jc w:val="both"/>
              <w:rPr>
                <w:rFonts w:ascii="Times New Roman" w:hAnsi="Times New Roman" w:cs="Times New Roman"/>
                <w:b/>
                <w:sz w:val="24"/>
                <w:szCs w:val="24"/>
              </w:rPr>
            </w:pPr>
            <w:r>
              <w:rPr>
                <w:rFonts w:ascii="Times New Roman" w:hAnsi="Times New Roman" w:cs="Times New Roman"/>
                <w:b/>
                <w:sz w:val="24"/>
                <w:szCs w:val="24"/>
              </w:rPr>
              <w:t>30</w:t>
            </w:r>
          </w:p>
        </w:tc>
      </w:tr>
    </w:tbl>
    <w:p w:rsidR="001C1733" w:rsidRPr="001C1733" w:rsidRDefault="001C1733" w:rsidP="001C1733">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br w:type="page"/>
      </w:r>
    </w:p>
    <w:p w:rsidR="00FC10EF" w:rsidRPr="001C1733" w:rsidRDefault="00FC10EF" w:rsidP="00FC10EF">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lastRenderedPageBreak/>
        <w:t xml:space="preserve">LIST OF </w:t>
      </w:r>
      <w:r>
        <w:rPr>
          <w:rFonts w:ascii="Times New Roman" w:eastAsia="Cambria" w:hAnsi="Times New Roman" w:cs="Times New Roman"/>
          <w:b/>
          <w:sz w:val="28"/>
          <w:szCs w:val="36"/>
          <w:lang w:eastAsia="en-US"/>
        </w:rPr>
        <w:t>TABLES</w:t>
      </w:r>
    </w:p>
    <w:tbl>
      <w:tblPr>
        <w:tblStyle w:val="TableGrid1"/>
        <w:tblW w:w="95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729"/>
        <w:gridCol w:w="1244"/>
      </w:tblGrid>
      <w:tr w:rsidR="00FC10EF" w:rsidRPr="001C1733" w:rsidTr="009C7C8B">
        <w:trPr>
          <w:trHeight w:val="574"/>
        </w:trPr>
        <w:tc>
          <w:tcPr>
            <w:tcW w:w="1559"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Figures</w:t>
            </w:r>
          </w:p>
        </w:tc>
        <w:tc>
          <w:tcPr>
            <w:tcW w:w="6729" w:type="dxa"/>
          </w:tcPr>
          <w:p w:rsidR="00FC10EF" w:rsidRPr="001C1733" w:rsidRDefault="00FC10EF" w:rsidP="009A2EA5">
            <w:pPr>
              <w:spacing w:line="360" w:lineRule="auto"/>
              <w:jc w:val="center"/>
              <w:rPr>
                <w:rFonts w:ascii="Times New Roman" w:hAnsi="Times New Roman" w:cs="Times New Roman"/>
                <w:b/>
                <w:sz w:val="24"/>
                <w:szCs w:val="24"/>
              </w:rPr>
            </w:pPr>
            <w:r w:rsidRPr="001C1733">
              <w:rPr>
                <w:rFonts w:ascii="Times New Roman" w:hAnsi="Times New Roman" w:cs="Times New Roman"/>
                <w:b/>
                <w:sz w:val="24"/>
                <w:szCs w:val="24"/>
              </w:rPr>
              <w:t>Description</w:t>
            </w:r>
          </w:p>
        </w:tc>
        <w:tc>
          <w:tcPr>
            <w:tcW w:w="1244"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 xml:space="preserve">Page </w:t>
            </w:r>
          </w:p>
        </w:tc>
      </w:tr>
      <w:tr w:rsidR="00FC10EF" w:rsidRPr="001C1733" w:rsidTr="009C7C8B">
        <w:trPr>
          <w:trHeight w:val="574"/>
        </w:trPr>
        <w:tc>
          <w:tcPr>
            <w:tcW w:w="1559" w:type="dxa"/>
          </w:tcPr>
          <w:p w:rsidR="00FC10EF" w:rsidRDefault="009A2EA5" w:rsidP="009A2EA5">
            <w:r>
              <w:rPr>
                <w:rFonts w:ascii="Times New Roman" w:hAnsi="Times New Roman" w:cs="Times New Roman"/>
                <w:sz w:val="24"/>
                <w:szCs w:val="24"/>
              </w:rPr>
              <w:t>Table 3.6</w:t>
            </w:r>
            <w:r w:rsidR="00FC10EF" w:rsidRPr="00F972D9">
              <w:rPr>
                <w:rFonts w:ascii="Times New Roman" w:hAnsi="Times New Roman" w:cs="Times New Roman"/>
                <w:sz w:val="24"/>
                <w:szCs w:val="24"/>
              </w:rPr>
              <w:t>.1.1</w:t>
            </w:r>
          </w:p>
        </w:tc>
        <w:tc>
          <w:tcPr>
            <w:tcW w:w="6729" w:type="dxa"/>
          </w:tcPr>
          <w:p w:rsidR="00FC10EF" w:rsidRDefault="00FC10EF" w:rsidP="009A2EA5">
            <w:r w:rsidRPr="00F972D9">
              <w:rPr>
                <w:rFonts w:ascii="Times New Roman" w:hAnsi="Times New Roman" w:cs="Times New Roman"/>
                <w:sz w:val="24"/>
                <w:szCs w:val="24"/>
              </w:rPr>
              <w:t>Functional Requirements</w:t>
            </w:r>
          </w:p>
        </w:tc>
        <w:tc>
          <w:tcPr>
            <w:tcW w:w="1244" w:type="dxa"/>
          </w:tcPr>
          <w:p w:rsidR="00FC10EF" w:rsidRPr="001C1733" w:rsidRDefault="00FC10EF" w:rsidP="009A2EA5">
            <w:pPr>
              <w:tabs>
                <w:tab w:val="left" w:pos="772"/>
              </w:tabs>
              <w:jc w:val="both"/>
              <w:rPr>
                <w:rFonts w:ascii="Times New Roman" w:hAnsi="Times New Roman" w:cs="Times New Roman"/>
                <w:sz w:val="24"/>
                <w:szCs w:val="24"/>
              </w:rPr>
            </w:pPr>
            <w:r>
              <w:rPr>
                <w:rFonts w:ascii="Times New Roman" w:hAnsi="Times New Roman" w:cs="Times New Roman"/>
                <w:sz w:val="24"/>
                <w:szCs w:val="24"/>
              </w:rPr>
              <w:t>24</w:t>
            </w:r>
          </w:p>
        </w:tc>
      </w:tr>
      <w:tr w:rsidR="00FC10EF" w:rsidRPr="001C1733" w:rsidTr="009C7C8B">
        <w:trPr>
          <w:trHeight w:val="574"/>
        </w:trPr>
        <w:tc>
          <w:tcPr>
            <w:tcW w:w="1559" w:type="dxa"/>
          </w:tcPr>
          <w:p w:rsidR="00FC10EF" w:rsidRPr="001C1733" w:rsidRDefault="009A2EA5"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Table 3.6</w:t>
            </w:r>
            <w:r w:rsidR="00FC10EF" w:rsidRPr="00F972D9">
              <w:rPr>
                <w:rFonts w:ascii="Times New Roman" w:hAnsi="Times New Roman" w:cs="Times New Roman"/>
                <w:sz w:val="24"/>
                <w:szCs w:val="24"/>
              </w:rPr>
              <w:t>.2.1</w:t>
            </w:r>
          </w:p>
        </w:tc>
        <w:tc>
          <w:tcPr>
            <w:tcW w:w="6729"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Non-Functional Requirements</w:t>
            </w:r>
          </w:p>
        </w:tc>
        <w:tc>
          <w:tcPr>
            <w:tcW w:w="1244" w:type="dxa"/>
          </w:tcPr>
          <w:p w:rsidR="00FC10EF" w:rsidRPr="001C1733" w:rsidRDefault="00AF65E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26</w:t>
            </w:r>
          </w:p>
        </w:tc>
      </w:tr>
    </w:tbl>
    <w:p w:rsidR="001C1733" w:rsidRDefault="001C1733">
      <w:pPr>
        <w:rPr>
          <w:rFonts w:ascii="Times New Roman" w:hAnsi="Times New Roman" w:cs="Times New Roman"/>
          <w:sz w:val="24"/>
          <w:szCs w:val="24"/>
        </w:rPr>
      </w:pPr>
      <w:r>
        <w:rPr>
          <w:rFonts w:ascii="Times New Roman" w:hAnsi="Times New Roman" w:cs="Times New Roman"/>
          <w:sz w:val="24"/>
          <w:szCs w:val="24"/>
        </w:rPr>
        <w:br w:type="page"/>
      </w:r>
    </w:p>
    <w:p w:rsidR="00FC10EF" w:rsidRPr="001C1733" w:rsidRDefault="00FC10EF" w:rsidP="00FC10EF">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lastRenderedPageBreak/>
        <w:t>LIST OF FIGURES</w:t>
      </w:r>
    </w:p>
    <w:tbl>
      <w:tblPr>
        <w:tblStyle w:val="TableGrid1"/>
        <w:tblW w:w="96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3"/>
        <w:gridCol w:w="6578"/>
        <w:gridCol w:w="1244"/>
      </w:tblGrid>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Figures</w:t>
            </w:r>
          </w:p>
        </w:tc>
        <w:tc>
          <w:tcPr>
            <w:tcW w:w="6578" w:type="dxa"/>
          </w:tcPr>
          <w:p w:rsidR="00FC10EF" w:rsidRPr="001C1733" w:rsidRDefault="00FC10EF" w:rsidP="009A2EA5">
            <w:pPr>
              <w:spacing w:line="360" w:lineRule="auto"/>
              <w:jc w:val="center"/>
              <w:rPr>
                <w:rFonts w:ascii="Times New Roman" w:hAnsi="Times New Roman" w:cs="Times New Roman"/>
                <w:b/>
                <w:sz w:val="24"/>
                <w:szCs w:val="24"/>
              </w:rPr>
            </w:pPr>
            <w:r w:rsidRPr="001C1733">
              <w:rPr>
                <w:rFonts w:ascii="Times New Roman" w:hAnsi="Times New Roman" w:cs="Times New Roman"/>
                <w:b/>
                <w:sz w:val="24"/>
                <w:szCs w:val="24"/>
              </w:rPr>
              <w:t>Description</w:t>
            </w:r>
          </w:p>
        </w:tc>
        <w:tc>
          <w:tcPr>
            <w:tcW w:w="1244" w:type="dxa"/>
          </w:tcPr>
          <w:p w:rsidR="00FC10EF" w:rsidRPr="001C1733" w:rsidRDefault="00FC10EF" w:rsidP="009A2EA5">
            <w:pPr>
              <w:spacing w:line="360" w:lineRule="auto"/>
              <w:jc w:val="both"/>
              <w:rPr>
                <w:rFonts w:ascii="Times New Roman" w:hAnsi="Times New Roman" w:cs="Times New Roman"/>
                <w:b/>
                <w:sz w:val="24"/>
                <w:szCs w:val="24"/>
              </w:rPr>
            </w:pPr>
            <w:r w:rsidRPr="001C1733">
              <w:rPr>
                <w:rFonts w:ascii="Times New Roman" w:hAnsi="Times New Roman" w:cs="Times New Roman"/>
                <w:b/>
                <w:sz w:val="24"/>
                <w:szCs w:val="24"/>
              </w:rPr>
              <w:t xml:space="preserve">Page </w:t>
            </w:r>
          </w:p>
        </w:tc>
      </w:tr>
      <w:tr w:rsidR="00FC10EF" w:rsidRPr="001C1733" w:rsidTr="00782E53">
        <w:trPr>
          <w:trHeight w:val="574"/>
        </w:trPr>
        <w:tc>
          <w:tcPr>
            <w:tcW w:w="1863" w:type="dxa"/>
          </w:tcPr>
          <w:p w:rsidR="00FC10EF" w:rsidRDefault="00C127AE" w:rsidP="009A2EA5">
            <w:r>
              <w:rPr>
                <w:rFonts w:ascii="Times New Roman" w:hAnsi="Times New Roman" w:cs="Times New Roman"/>
                <w:sz w:val="24"/>
                <w:szCs w:val="24"/>
              </w:rPr>
              <w:t>Figure 2.5</w:t>
            </w:r>
            <w:r w:rsidR="00FC10EF" w:rsidRPr="008606A7">
              <w:rPr>
                <w:rFonts w:ascii="Times New Roman" w:hAnsi="Times New Roman" w:cs="Times New Roman"/>
                <w:sz w:val="24"/>
                <w:szCs w:val="24"/>
              </w:rPr>
              <w:t>.1</w:t>
            </w:r>
          </w:p>
        </w:tc>
        <w:tc>
          <w:tcPr>
            <w:tcW w:w="6578" w:type="dxa"/>
          </w:tcPr>
          <w:p w:rsidR="00FC10EF" w:rsidRDefault="00FC10EF" w:rsidP="009A2EA5">
            <w:r w:rsidRPr="00421B90">
              <w:rPr>
                <w:rFonts w:ascii="Times New Roman" w:hAnsi="Times New Roman" w:cs="Times New Roman"/>
                <w:sz w:val="24"/>
                <w:szCs w:val="24"/>
              </w:rPr>
              <w:t>Android System Architecture</w:t>
            </w:r>
          </w:p>
        </w:tc>
        <w:tc>
          <w:tcPr>
            <w:tcW w:w="1244" w:type="dxa"/>
          </w:tcPr>
          <w:p w:rsidR="00FC10EF" w:rsidRPr="001C1733" w:rsidRDefault="005437C0" w:rsidP="009A2EA5">
            <w:pPr>
              <w:tabs>
                <w:tab w:val="left" w:pos="772"/>
              </w:tabs>
              <w:jc w:val="both"/>
              <w:rPr>
                <w:rFonts w:ascii="Times New Roman" w:hAnsi="Times New Roman" w:cs="Times New Roman"/>
                <w:sz w:val="24"/>
                <w:szCs w:val="24"/>
              </w:rPr>
            </w:pPr>
            <w:r>
              <w:rPr>
                <w:rFonts w:ascii="Times New Roman" w:hAnsi="Times New Roman" w:cs="Times New Roman"/>
                <w:sz w:val="24"/>
                <w:szCs w:val="24"/>
              </w:rPr>
              <w:t>16</w:t>
            </w:r>
          </w:p>
        </w:tc>
      </w:tr>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sz w:val="24"/>
                <w:szCs w:val="24"/>
              </w:rPr>
            </w:pPr>
            <w:r w:rsidRPr="00421B90">
              <w:rPr>
                <w:rFonts w:ascii="Times New Roman" w:hAnsi="Times New Roman" w:cs="Times New Roman"/>
                <w:sz w:val="24"/>
                <w:szCs w:val="24"/>
              </w:rPr>
              <w:t>Figure 3.1</w:t>
            </w:r>
          </w:p>
        </w:tc>
        <w:tc>
          <w:tcPr>
            <w:tcW w:w="6578" w:type="dxa"/>
          </w:tcPr>
          <w:p w:rsidR="00FC10EF" w:rsidRPr="001C1733" w:rsidRDefault="00FC10EF" w:rsidP="009A2EA5">
            <w:pPr>
              <w:spacing w:line="360" w:lineRule="auto"/>
              <w:jc w:val="both"/>
              <w:rPr>
                <w:rFonts w:ascii="Times New Roman" w:hAnsi="Times New Roman" w:cs="Times New Roman"/>
                <w:sz w:val="24"/>
                <w:szCs w:val="24"/>
              </w:rPr>
            </w:pPr>
            <w:r w:rsidRPr="001C1733">
              <w:rPr>
                <w:rFonts w:ascii="Times New Roman" w:hAnsi="Times New Roman" w:cs="Times New Roman"/>
                <w:sz w:val="24"/>
                <w:szCs w:val="24"/>
              </w:rPr>
              <w:t>The flowchart of the proposed project</w:t>
            </w:r>
          </w:p>
        </w:tc>
        <w:tc>
          <w:tcPr>
            <w:tcW w:w="1244" w:type="dxa"/>
          </w:tcPr>
          <w:p w:rsidR="00FC10EF" w:rsidRPr="001C1733" w:rsidRDefault="005437C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p>
        </w:tc>
      </w:tr>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Figure 3.2.2.1</w:t>
            </w:r>
          </w:p>
        </w:tc>
        <w:tc>
          <w:tcPr>
            <w:tcW w:w="6578"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System block diagram of the project</w:t>
            </w:r>
          </w:p>
        </w:tc>
        <w:tc>
          <w:tcPr>
            <w:tcW w:w="1244" w:type="dxa"/>
          </w:tcPr>
          <w:p w:rsidR="00FC10EF" w:rsidRPr="001C1733" w:rsidRDefault="005437C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22</w:t>
            </w:r>
          </w:p>
        </w:tc>
      </w:tr>
      <w:tr w:rsidR="00FC10EF" w:rsidRPr="001C1733" w:rsidTr="00782E53">
        <w:trPr>
          <w:trHeight w:val="574"/>
        </w:trPr>
        <w:tc>
          <w:tcPr>
            <w:tcW w:w="1863"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Figure 3.3.1</w:t>
            </w:r>
          </w:p>
        </w:tc>
        <w:tc>
          <w:tcPr>
            <w:tcW w:w="6578" w:type="dxa"/>
          </w:tcPr>
          <w:p w:rsidR="00FC10EF" w:rsidRPr="001C1733" w:rsidRDefault="00FC10EF" w:rsidP="009A2EA5">
            <w:pPr>
              <w:spacing w:line="360" w:lineRule="auto"/>
              <w:jc w:val="both"/>
              <w:rPr>
                <w:rFonts w:ascii="Times New Roman" w:hAnsi="Times New Roman" w:cs="Times New Roman"/>
                <w:sz w:val="24"/>
                <w:szCs w:val="24"/>
              </w:rPr>
            </w:pPr>
            <w:r w:rsidRPr="00F972D9">
              <w:rPr>
                <w:rFonts w:ascii="Times New Roman" w:hAnsi="Times New Roman" w:cs="Times New Roman"/>
                <w:sz w:val="24"/>
                <w:szCs w:val="24"/>
              </w:rPr>
              <w:t>Use case diagram for the application</w:t>
            </w:r>
          </w:p>
        </w:tc>
        <w:tc>
          <w:tcPr>
            <w:tcW w:w="1244" w:type="dxa"/>
          </w:tcPr>
          <w:p w:rsidR="00FC10EF" w:rsidRPr="001C1733" w:rsidRDefault="005437C0" w:rsidP="009A2EA5">
            <w:pPr>
              <w:jc w:val="both"/>
              <w:rPr>
                <w:rFonts w:ascii="Times New Roman" w:hAnsi="Times New Roman" w:cs="Times New Roman"/>
                <w:sz w:val="24"/>
                <w:szCs w:val="24"/>
              </w:rPr>
            </w:pPr>
            <w:r>
              <w:rPr>
                <w:rFonts w:ascii="Times New Roman" w:hAnsi="Times New Roman" w:cs="Times New Roman"/>
                <w:sz w:val="24"/>
                <w:szCs w:val="24"/>
              </w:rPr>
              <w:t>23</w:t>
            </w:r>
          </w:p>
        </w:tc>
      </w:tr>
      <w:tr w:rsidR="004F2D80" w:rsidRPr="001C1733" w:rsidTr="00782E53">
        <w:trPr>
          <w:trHeight w:val="574"/>
        </w:trPr>
        <w:tc>
          <w:tcPr>
            <w:tcW w:w="1863" w:type="dxa"/>
          </w:tcPr>
          <w:p w:rsidR="004F2D80" w:rsidRPr="00F972D9" w:rsidRDefault="004F2D80" w:rsidP="004F2D80">
            <w:pPr>
              <w:spacing w:line="360" w:lineRule="auto"/>
              <w:jc w:val="both"/>
              <w:rPr>
                <w:rFonts w:ascii="Times New Roman" w:hAnsi="Times New Roman" w:cs="Times New Roman"/>
                <w:sz w:val="24"/>
                <w:szCs w:val="24"/>
              </w:rPr>
            </w:pPr>
            <w:r w:rsidRPr="004F2D80">
              <w:rPr>
                <w:rFonts w:ascii="Times New Roman" w:hAnsi="Times New Roman" w:cs="Times New Roman"/>
                <w:sz w:val="24"/>
                <w:szCs w:val="24"/>
              </w:rPr>
              <w:t xml:space="preserve">Figure 3.3.1.1 </w:t>
            </w:r>
          </w:p>
        </w:tc>
        <w:tc>
          <w:tcPr>
            <w:tcW w:w="6578" w:type="dxa"/>
          </w:tcPr>
          <w:p w:rsidR="004F2D80" w:rsidRPr="00F972D9" w:rsidRDefault="004F2D80" w:rsidP="009A2EA5">
            <w:pPr>
              <w:spacing w:line="360" w:lineRule="auto"/>
              <w:jc w:val="both"/>
              <w:rPr>
                <w:rFonts w:ascii="Times New Roman" w:hAnsi="Times New Roman" w:cs="Times New Roman"/>
                <w:sz w:val="24"/>
                <w:szCs w:val="24"/>
              </w:rPr>
            </w:pPr>
            <w:r w:rsidRPr="004F2D80">
              <w:rPr>
                <w:rFonts w:ascii="Times New Roman" w:hAnsi="Times New Roman" w:cs="Times New Roman"/>
                <w:sz w:val="24"/>
                <w:szCs w:val="24"/>
              </w:rPr>
              <w:t>Entity Relationship Diagram (ERD)</w:t>
            </w:r>
          </w:p>
        </w:tc>
        <w:tc>
          <w:tcPr>
            <w:tcW w:w="1244" w:type="dxa"/>
          </w:tcPr>
          <w:p w:rsidR="004F2D80" w:rsidRDefault="004F2D80" w:rsidP="009A2EA5">
            <w:pPr>
              <w:jc w:val="both"/>
              <w:rPr>
                <w:rFonts w:ascii="Times New Roman" w:hAnsi="Times New Roman" w:cs="Times New Roman"/>
                <w:sz w:val="24"/>
                <w:szCs w:val="24"/>
              </w:rPr>
            </w:pPr>
            <w:r>
              <w:rPr>
                <w:rFonts w:ascii="Times New Roman" w:hAnsi="Times New Roman" w:cs="Times New Roman"/>
                <w:sz w:val="24"/>
                <w:szCs w:val="24"/>
              </w:rPr>
              <w:t>24</w:t>
            </w:r>
          </w:p>
        </w:tc>
      </w:tr>
      <w:tr w:rsidR="009A2EA5" w:rsidRPr="001C1733" w:rsidTr="00782E53">
        <w:trPr>
          <w:trHeight w:val="574"/>
        </w:trPr>
        <w:tc>
          <w:tcPr>
            <w:tcW w:w="1863" w:type="dxa"/>
          </w:tcPr>
          <w:p w:rsidR="009A2EA5" w:rsidRPr="00421B90" w:rsidRDefault="009A2EA5" w:rsidP="009A2EA5">
            <w:pPr>
              <w:spacing w:line="360" w:lineRule="auto"/>
              <w:jc w:val="both"/>
              <w:rPr>
                <w:rFonts w:ascii="Times New Roman" w:hAnsi="Times New Roman" w:cs="Times New Roman"/>
                <w:sz w:val="24"/>
                <w:szCs w:val="24"/>
              </w:rPr>
            </w:pPr>
            <w:ins w:id="0" w:author="choo hong yee" w:date="2018-05-24T04:23:00Z">
              <w:r>
                <w:rPr>
                  <w:rFonts w:ascii="Times New Roman" w:hAnsi="Times New Roman" w:cs="Times New Roman"/>
                  <w:sz w:val="24"/>
                  <w:szCs w:val="24"/>
                </w:rPr>
                <w:t>Figure 3.</w:t>
              </w:r>
            </w:ins>
            <w:r w:rsidR="00BD7037">
              <w:rPr>
                <w:rFonts w:ascii="Times New Roman" w:hAnsi="Times New Roman" w:cs="Times New Roman"/>
                <w:sz w:val="24"/>
                <w:szCs w:val="24"/>
              </w:rPr>
              <w:t>4</w:t>
            </w:r>
          </w:p>
        </w:tc>
        <w:tc>
          <w:tcPr>
            <w:tcW w:w="6578" w:type="dxa"/>
          </w:tcPr>
          <w:p w:rsidR="009A2EA5" w:rsidRPr="001C1733" w:rsidRDefault="009A2EA5" w:rsidP="009A2EA5">
            <w:pPr>
              <w:spacing w:line="360" w:lineRule="auto"/>
              <w:jc w:val="both"/>
              <w:rPr>
                <w:ins w:id="1" w:author="choo hong yee" w:date="2018-05-24T04:23:00Z"/>
                <w:rFonts w:ascii="Times New Roman" w:hAnsi="Times New Roman" w:cs="Times New Roman"/>
                <w:sz w:val="24"/>
                <w:szCs w:val="24"/>
              </w:rPr>
            </w:pPr>
            <w:ins w:id="2" w:author="choo hong yee" w:date="2018-05-24T04:24:00Z">
              <w:r>
                <w:rPr>
                  <w:rFonts w:ascii="Times New Roman" w:hAnsi="Times New Roman" w:cs="Times New Roman"/>
                  <w:sz w:val="24"/>
                  <w:szCs w:val="24"/>
                </w:rPr>
                <w:t>The flowchart of the system</w:t>
              </w:r>
            </w:ins>
          </w:p>
        </w:tc>
        <w:tc>
          <w:tcPr>
            <w:tcW w:w="1244" w:type="dxa"/>
          </w:tcPr>
          <w:p w:rsidR="009A2EA5" w:rsidRDefault="009A2EA5" w:rsidP="009A2EA5">
            <w:pPr>
              <w:spacing w:line="360" w:lineRule="auto"/>
              <w:jc w:val="both"/>
              <w:rPr>
                <w:ins w:id="3" w:author="choo hong yee" w:date="2018-05-24T04:23:00Z"/>
                <w:rFonts w:ascii="Times New Roman" w:hAnsi="Times New Roman" w:cs="Times New Roman"/>
                <w:sz w:val="24"/>
                <w:szCs w:val="24"/>
              </w:rPr>
            </w:pPr>
            <w:ins w:id="4" w:author="choo hong yee" w:date="2018-05-24T04:24:00Z">
              <w:r>
                <w:rPr>
                  <w:rFonts w:ascii="Times New Roman" w:hAnsi="Times New Roman" w:cs="Times New Roman"/>
                  <w:sz w:val="24"/>
                  <w:szCs w:val="24"/>
                </w:rPr>
                <w:t>2</w:t>
              </w:r>
            </w:ins>
            <w:r>
              <w:rPr>
                <w:rFonts w:ascii="Times New Roman" w:hAnsi="Times New Roman" w:cs="Times New Roman"/>
                <w:sz w:val="24"/>
                <w:szCs w:val="24"/>
              </w:rPr>
              <w:t>5</w:t>
            </w:r>
          </w:p>
        </w:tc>
      </w:tr>
      <w:tr w:rsidR="00BD7037" w:rsidRPr="001C1733" w:rsidTr="00782E53">
        <w:trPr>
          <w:trHeight w:val="574"/>
        </w:trPr>
        <w:tc>
          <w:tcPr>
            <w:tcW w:w="1863"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3.7.1.1</w:t>
            </w:r>
          </w:p>
        </w:tc>
        <w:tc>
          <w:tcPr>
            <w:tcW w:w="6578" w:type="dxa"/>
          </w:tcPr>
          <w:p w:rsidR="00BD7037" w:rsidRDefault="00BD7037" w:rsidP="009A2EA5">
            <w:pPr>
              <w:spacing w:line="360" w:lineRule="auto"/>
              <w:jc w:val="both"/>
              <w:rPr>
                <w:rFonts w:ascii="Times New Roman" w:hAnsi="Times New Roman" w:cs="Times New Roman"/>
                <w:sz w:val="24"/>
                <w:szCs w:val="24"/>
              </w:rPr>
            </w:pPr>
            <w:r w:rsidRPr="00BD7037">
              <w:rPr>
                <w:rFonts w:ascii="Times New Roman" w:hAnsi="Times New Roman" w:cs="Times New Roman"/>
                <w:sz w:val="24"/>
                <w:szCs w:val="24"/>
              </w:rPr>
              <w:t>Fuzzy Logic flowchart</w:t>
            </w:r>
          </w:p>
        </w:tc>
        <w:tc>
          <w:tcPr>
            <w:tcW w:w="1244"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30</w:t>
            </w:r>
          </w:p>
        </w:tc>
      </w:tr>
      <w:tr w:rsidR="00BD7037" w:rsidRPr="001C1733" w:rsidTr="00782E53">
        <w:trPr>
          <w:trHeight w:val="574"/>
        </w:trPr>
        <w:tc>
          <w:tcPr>
            <w:tcW w:w="1863"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3.7.1.2</w:t>
            </w:r>
          </w:p>
        </w:tc>
        <w:tc>
          <w:tcPr>
            <w:tcW w:w="6578" w:type="dxa"/>
          </w:tcPr>
          <w:p w:rsidR="00BD7037" w:rsidRPr="00BD7037" w:rsidRDefault="00BD7037" w:rsidP="009A2EA5">
            <w:pPr>
              <w:spacing w:line="360" w:lineRule="auto"/>
              <w:jc w:val="both"/>
              <w:rPr>
                <w:rFonts w:ascii="Times New Roman" w:hAnsi="Times New Roman" w:cs="Times New Roman"/>
                <w:sz w:val="24"/>
                <w:szCs w:val="24"/>
              </w:rPr>
            </w:pPr>
            <w:r w:rsidRPr="00BD7037">
              <w:rPr>
                <w:rFonts w:ascii="Times New Roman" w:hAnsi="Times New Roman" w:cs="Times New Roman"/>
                <w:sz w:val="24"/>
                <w:szCs w:val="24"/>
              </w:rPr>
              <w:t>The flowchart of the process</w:t>
            </w:r>
          </w:p>
        </w:tc>
        <w:tc>
          <w:tcPr>
            <w:tcW w:w="1244"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31</w:t>
            </w:r>
          </w:p>
        </w:tc>
      </w:tr>
      <w:tr w:rsidR="00BD7037" w:rsidRPr="001C1733" w:rsidTr="00782E53">
        <w:trPr>
          <w:trHeight w:val="574"/>
        </w:trPr>
        <w:tc>
          <w:tcPr>
            <w:tcW w:w="1863" w:type="dxa"/>
          </w:tcPr>
          <w:p w:rsidR="00BD7037" w:rsidRDefault="00BD7037"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w:t>
            </w:r>
            <w:r w:rsidRPr="00BD7037">
              <w:rPr>
                <w:rFonts w:ascii="Times New Roman" w:hAnsi="Times New Roman" w:cs="Times New Roman"/>
                <w:sz w:val="24"/>
                <w:szCs w:val="24"/>
              </w:rPr>
              <w:t>3.7.3.1.1</w:t>
            </w:r>
          </w:p>
        </w:tc>
        <w:tc>
          <w:tcPr>
            <w:tcW w:w="6578" w:type="dxa"/>
          </w:tcPr>
          <w:p w:rsidR="00BD7037" w:rsidRPr="00BD7037"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The stations based on location</w:t>
            </w:r>
          </w:p>
        </w:tc>
        <w:tc>
          <w:tcPr>
            <w:tcW w:w="1244" w:type="dxa"/>
          </w:tcPr>
          <w:p w:rsidR="00BD7037"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782E53" w:rsidRPr="001C1733" w:rsidTr="00782E53">
        <w:trPr>
          <w:trHeight w:val="574"/>
        </w:trPr>
        <w:tc>
          <w:tcPr>
            <w:tcW w:w="1863"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3.7.3.1.2</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location</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34</w:t>
            </w:r>
          </w:p>
        </w:tc>
      </w:tr>
      <w:tr w:rsidR="00782E53" w:rsidRPr="001C1733" w:rsidTr="00782E53">
        <w:trPr>
          <w:trHeight w:val="574"/>
        </w:trPr>
        <w:tc>
          <w:tcPr>
            <w:tcW w:w="1863" w:type="dxa"/>
          </w:tcPr>
          <w:p w:rsid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3.7.3.1.3</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population</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r>
      <w:tr w:rsidR="00782E53" w:rsidRPr="001C1733" w:rsidTr="00782E53">
        <w:trPr>
          <w:trHeight w:val="574"/>
        </w:trPr>
        <w:tc>
          <w:tcPr>
            <w:tcW w:w="1863"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3.7.3.1.4</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time of travel</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35</w:t>
            </w:r>
          </w:p>
        </w:tc>
      </w:tr>
      <w:tr w:rsidR="00782E53" w:rsidRPr="001C1733" w:rsidTr="00782E53">
        <w:trPr>
          <w:trHeight w:val="574"/>
        </w:trPr>
        <w:tc>
          <w:tcPr>
            <w:tcW w:w="1863"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3.7.3.1.5</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temperature</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782E53" w:rsidRPr="001C1733" w:rsidTr="00782E53">
        <w:trPr>
          <w:trHeight w:val="574"/>
        </w:trPr>
        <w:tc>
          <w:tcPr>
            <w:tcW w:w="1863"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Figure 3.7.3.2.1</w:t>
            </w:r>
          </w:p>
        </w:tc>
        <w:tc>
          <w:tcPr>
            <w:tcW w:w="6578" w:type="dxa"/>
          </w:tcPr>
          <w:p w:rsidR="00782E53" w:rsidRPr="00782E53" w:rsidRDefault="00782E53" w:rsidP="009A2EA5">
            <w:pPr>
              <w:spacing w:line="360" w:lineRule="auto"/>
              <w:jc w:val="both"/>
              <w:rPr>
                <w:rFonts w:ascii="Times New Roman" w:hAnsi="Times New Roman" w:cs="Times New Roman"/>
                <w:sz w:val="24"/>
                <w:szCs w:val="24"/>
              </w:rPr>
            </w:pPr>
            <w:r w:rsidRPr="00782E53">
              <w:rPr>
                <w:rFonts w:ascii="Times New Roman" w:hAnsi="Times New Roman" w:cs="Times New Roman"/>
                <w:sz w:val="24"/>
                <w:szCs w:val="24"/>
              </w:rPr>
              <w:t>Membership function of demand level</w:t>
            </w:r>
          </w:p>
        </w:tc>
        <w:tc>
          <w:tcPr>
            <w:tcW w:w="1244" w:type="dxa"/>
          </w:tcPr>
          <w:p w:rsidR="00782E53" w:rsidRDefault="00782E53"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r>
      <w:tr w:rsidR="0038225D" w:rsidRPr="001C1733" w:rsidTr="00782E53">
        <w:trPr>
          <w:trHeight w:val="574"/>
        </w:trPr>
        <w:tc>
          <w:tcPr>
            <w:tcW w:w="1863" w:type="dxa"/>
          </w:tcPr>
          <w:p w:rsidR="0038225D" w:rsidRPr="00782E53" w:rsidRDefault="0038225D" w:rsidP="009A2EA5">
            <w:pPr>
              <w:spacing w:line="360" w:lineRule="auto"/>
              <w:jc w:val="both"/>
              <w:rPr>
                <w:rFonts w:ascii="Times New Roman" w:hAnsi="Times New Roman" w:cs="Times New Roman"/>
                <w:sz w:val="24"/>
                <w:szCs w:val="24"/>
              </w:rPr>
            </w:pPr>
            <w:r w:rsidRPr="0038225D">
              <w:rPr>
                <w:rFonts w:ascii="Times New Roman" w:hAnsi="Times New Roman" w:cs="Times New Roman"/>
                <w:sz w:val="24"/>
                <w:szCs w:val="24"/>
              </w:rPr>
              <w:t>Figure 4.2.1</w:t>
            </w:r>
          </w:p>
        </w:tc>
        <w:tc>
          <w:tcPr>
            <w:tcW w:w="6578" w:type="dxa"/>
          </w:tcPr>
          <w:p w:rsidR="0038225D" w:rsidRPr="00782E53" w:rsidRDefault="0038225D" w:rsidP="009A2EA5">
            <w:pPr>
              <w:spacing w:line="360" w:lineRule="auto"/>
              <w:jc w:val="both"/>
              <w:rPr>
                <w:rFonts w:ascii="Times New Roman" w:hAnsi="Times New Roman" w:cs="Times New Roman"/>
                <w:sz w:val="24"/>
                <w:szCs w:val="24"/>
              </w:rPr>
            </w:pPr>
            <w:r w:rsidRPr="0038225D">
              <w:rPr>
                <w:rFonts w:ascii="Times New Roman" w:hAnsi="Times New Roman" w:cs="Times New Roman"/>
                <w:sz w:val="24"/>
                <w:szCs w:val="24"/>
              </w:rPr>
              <w:t>Main Screen of the application</w:t>
            </w:r>
          </w:p>
        </w:tc>
        <w:tc>
          <w:tcPr>
            <w:tcW w:w="1244" w:type="dxa"/>
          </w:tcPr>
          <w:p w:rsidR="0038225D" w:rsidRDefault="0038225D"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38</w:t>
            </w:r>
          </w:p>
        </w:tc>
      </w:tr>
      <w:tr w:rsidR="0038225D" w:rsidRPr="001C1733" w:rsidTr="00782E53">
        <w:trPr>
          <w:trHeight w:val="574"/>
        </w:trPr>
        <w:tc>
          <w:tcPr>
            <w:tcW w:w="1863" w:type="dxa"/>
          </w:tcPr>
          <w:p w:rsidR="0038225D" w:rsidRPr="0038225D" w:rsidRDefault="00CF7498" w:rsidP="009A2EA5">
            <w:pPr>
              <w:spacing w:line="360" w:lineRule="auto"/>
              <w:jc w:val="both"/>
              <w:rPr>
                <w:rFonts w:ascii="Times New Roman" w:hAnsi="Times New Roman" w:cs="Times New Roman"/>
                <w:sz w:val="24"/>
                <w:szCs w:val="24"/>
              </w:rPr>
            </w:pPr>
            <w:r w:rsidRPr="00CF7498">
              <w:rPr>
                <w:rFonts w:ascii="Times New Roman" w:hAnsi="Times New Roman" w:cs="Times New Roman"/>
                <w:sz w:val="24"/>
                <w:szCs w:val="24"/>
              </w:rPr>
              <w:t>Figure 4.3.1</w:t>
            </w:r>
          </w:p>
        </w:tc>
        <w:tc>
          <w:tcPr>
            <w:tcW w:w="6578" w:type="dxa"/>
          </w:tcPr>
          <w:p w:rsidR="0038225D" w:rsidRPr="0038225D" w:rsidRDefault="00CF7498" w:rsidP="009A2EA5">
            <w:pPr>
              <w:spacing w:line="360" w:lineRule="auto"/>
              <w:jc w:val="both"/>
              <w:rPr>
                <w:rFonts w:ascii="Times New Roman" w:hAnsi="Times New Roman" w:cs="Times New Roman"/>
                <w:sz w:val="24"/>
                <w:szCs w:val="24"/>
              </w:rPr>
            </w:pPr>
            <w:r w:rsidRPr="00CF7498">
              <w:rPr>
                <w:rFonts w:ascii="Times New Roman" w:hAnsi="Times New Roman" w:cs="Times New Roman"/>
                <w:sz w:val="24"/>
                <w:szCs w:val="24"/>
              </w:rPr>
              <w:t>Authentication of between user and database</w:t>
            </w:r>
          </w:p>
        </w:tc>
        <w:tc>
          <w:tcPr>
            <w:tcW w:w="1244" w:type="dxa"/>
          </w:tcPr>
          <w:p w:rsidR="0038225D" w:rsidRDefault="00CF7498"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647B19" w:rsidRPr="001C1733" w:rsidTr="00782E53">
        <w:trPr>
          <w:trHeight w:val="574"/>
        </w:trPr>
        <w:tc>
          <w:tcPr>
            <w:tcW w:w="1863" w:type="dxa"/>
          </w:tcPr>
          <w:p w:rsidR="00647B19" w:rsidRPr="00CF7498"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Figure 4.4.1</w:t>
            </w:r>
          </w:p>
        </w:tc>
        <w:tc>
          <w:tcPr>
            <w:tcW w:w="6578" w:type="dxa"/>
          </w:tcPr>
          <w:p w:rsidR="00647B19" w:rsidRPr="00CF7498"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Home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40</w:t>
            </w:r>
          </w:p>
        </w:tc>
      </w:tr>
      <w:tr w:rsidR="00647B19" w:rsidRPr="001C1733" w:rsidTr="00782E53">
        <w:trPr>
          <w:trHeight w:val="574"/>
        </w:trPr>
        <w:tc>
          <w:tcPr>
            <w:tcW w:w="1863"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Figure 4.4.1.1</w:t>
            </w:r>
          </w:p>
        </w:tc>
        <w:tc>
          <w:tcPr>
            <w:tcW w:w="6578"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Start Driving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647B19" w:rsidRPr="001C1733" w:rsidTr="00782E53">
        <w:trPr>
          <w:trHeight w:val="574"/>
        </w:trPr>
        <w:tc>
          <w:tcPr>
            <w:tcW w:w="1863" w:type="dxa"/>
          </w:tcPr>
          <w:p w:rsidR="00647B19" w:rsidRP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Figure 4.4.2</w:t>
            </w:r>
            <w:r w:rsidRPr="00647B19">
              <w:rPr>
                <w:rFonts w:ascii="Times New Roman" w:hAnsi="Times New Roman" w:cs="Times New Roman"/>
                <w:sz w:val="24"/>
                <w:szCs w:val="24"/>
              </w:rPr>
              <w:t>.1</w:t>
            </w:r>
          </w:p>
        </w:tc>
        <w:tc>
          <w:tcPr>
            <w:tcW w:w="6578"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Book a ride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43</w:t>
            </w:r>
          </w:p>
        </w:tc>
      </w:tr>
      <w:tr w:rsidR="00647B19" w:rsidRPr="001C1733" w:rsidTr="00782E53">
        <w:trPr>
          <w:trHeight w:val="574"/>
        </w:trPr>
        <w:tc>
          <w:tcPr>
            <w:tcW w:w="1863" w:type="dxa"/>
          </w:tcPr>
          <w:p w:rsid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Figure 4.4.3.1</w:t>
            </w:r>
          </w:p>
        </w:tc>
        <w:tc>
          <w:tcPr>
            <w:tcW w:w="6578" w:type="dxa"/>
          </w:tcPr>
          <w:p w:rsidR="00647B19" w:rsidRPr="00647B19" w:rsidRDefault="00647B19" w:rsidP="009A2EA5">
            <w:pPr>
              <w:spacing w:line="360" w:lineRule="auto"/>
              <w:jc w:val="both"/>
              <w:rPr>
                <w:rFonts w:ascii="Times New Roman" w:hAnsi="Times New Roman" w:cs="Times New Roman"/>
                <w:sz w:val="24"/>
                <w:szCs w:val="24"/>
              </w:rPr>
            </w:pPr>
            <w:r w:rsidRPr="00647B19">
              <w:rPr>
                <w:rFonts w:ascii="Times New Roman" w:hAnsi="Times New Roman" w:cs="Times New Roman"/>
                <w:sz w:val="24"/>
                <w:szCs w:val="24"/>
              </w:rPr>
              <w:t>Manage booking screen of the app</w:t>
            </w:r>
          </w:p>
        </w:tc>
        <w:tc>
          <w:tcPr>
            <w:tcW w:w="1244" w:type="dxa"/>
          </w:tcPr>
          <w:p w:rsidR="00647B19" w:rsidRDefault="00647B1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44</w:t>
            </w:r>
          </w:p>
        </w:tc>
      </w:tr>
      <w:tr w:rsidR="004B12B6" w:rsidRPr="001C1733" w:rsidTr="002B1ADB">
        <w:trPr>
          <w:trHeight w:val="630"/>
        </w:trPr>
        <w:tc>
          <w:tcPr>
            <w:tcW w:w="1863" w:type="dxa"/>
          </w:tcPr>
          <w:p w:rsidR="004B12B6" w:rsidRPr="00647B19" w:rsidRDefault="004B12B6" w:rsidP="009A2EA5">
            <w:pPr>
              <w:spacing w:line="360" w:lineRule="auto"/>
              <w:jc w:val="both"/>
              <w:rPr>
                <w:rFonts w:ascii="Times New Roman" w:hAnsi="Times New Roman" w:cs="Times New Roman"/>
                <w:sz w:val="24"/>
                <w:szCs w:val="24"/>
              </w:rPr>
            </w:pPr>
            <w:r w:rsidRPr="004B12B6">
              <w:rPr>
                <w:rFonts w:ascii="Times New Roman" w:hAnsi="Times New Roman" w:cs="Times New Roman"/>
                <w:sz w:val="24"/>
                <w:szCs w:val="24"/>
              </w:rPr>
              <w:lastRenderedPageBreak/>
              <w:t>Figure 4.4.4.1</w:t>
            </w:r>
          </w:p>
        </w:tc>
        <w:tc>
          <w:tcPr>
            <w:tcW w:w="6578" w:type="dxa"/>
          </w:tcPr>
          <w:p w:rsidR="004B12B6" w:rsidRPr="00647B19" w:rsidRDefault="004B12B6" w:rsidP="009A2EA5">
            <w:pPr>
              <w:spacing w:line="360" w:lineRule="auto"/>
              <w:jc w:val="both"/>
              <w:rPr>
                <w:rFonts w:ascii="Times New Roman" w:hAnsi="Times New Roman" w:cs="Times New Roman"/>
                <w:sz w:val="24"/>
                <w:szCs w:val="24"/>
              </w:rPr>
            </w:pPr>
            <w:r w:rsidRPr="004B12B6">
              <w:rPr>
                <w:rFonts w:ascii="Times New Roman" w:hAnsi="Times New Roman" w:cs="Times New Roman"/>
                <w:sz w:val="24"/>
                <w:szCs w:val="24"/>
              </w:rPr>
              <w:t>Driving info screen of the app</w:t>
            </w:r>
          </w:p>
        </w:tc>
        <w:tc>
          <w:tcPr>
            <w:tcW w:w="1244" w:type="dxa"/>
          </w:tcPr>
          <w:p w:rsidR="004B12B6" w:rsidRDefault="004B12B6"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45</w:t>
            </w:r>
          </w:p>
        </w:tc>
      </w:tr>
      <w:tr w:rsidR="002B1ADB" w:rsidRPr="001C1733" w:rsidTr="002B1ADB">
        <w:trPr>
          <w:trHeight w:val="630"/>
        </w:trPr>
        <w:tc>
          <w:tcPr>
            <w:tcW w:w="1863" w:type="dxa"/>
          </w:tcPr>
          <w:p w:rsidR="002B1ADB" w:rsidRPr="004B12B6" w:rsidRDefault="002B1ADB" w:rsidP="009A2EA5">
            <w:pPr>
              <w:spacing w:line="360" w:lineRule="auto"/>
              <w:jc w:val="both"/>
              <w:rPr>
                <w:rFonts w:ascii="Times New Roman" w:hAnsi="Times New Roman" w:cs="Times New Roman"/>
                <w:sz w:val="24"/>
                <w:szCs w:val="24"/>
              </w:rPr>
            </w:pPr>
            <w:r w:rsidRPr="002B1ADB">
              <w:rPr>
                <w:rFonts w:ascii="Times New Roman" w:hAnsi="Times New Roman" w:cs="Times New Roman"/>
                <w:sz w:val="24"/>
                <w:szCs w:val="24"/>
              </w:rPr>
              <w:t>Figure 4.5.1.1</w:t>
            </w:r>
          </w:p>
        </w:tc>
        <w:tc>
          <w:tcPr>
            <w:tcW w:w="6578" w:type="dxa"/>
          </w:tcPr>
          <w:p w:rsidR="002B1ADB" w:rsidRPr="004B12B6" w:rsidRDefault="002B1ADB" w:rsidP="009A2EA5">
            <w:pPr>
              <w:spacing w:line="360" w:lineRule="auto"/>
              <w:jc w:val="both"/>
              <w:rPr>
                <w:rFonts w:ascii="Times New Roman" w:hAnsi="Times New Roman" w:cs="Times New Roman"/>
                <w:sz w:val="24"/>
                <w:szCs w:val="24"/>
              </w:rPr>
            </w:pPr>
            <w:r w:rsidRPr="002B1ADB">
              <w:rPr>
                <w:rFonts w:ascii="Times New Roman" w:hAnsi="Times New Roman" w:cs="Times New Roman"/>
                <w:sz w:val="24"/>
                <w:szCs w:val="24"/>
              </w:rPr>
              <w:t>Defuzzified result of the output</w:t>
            </w:r>
          </w:p>
        </w:tc>
        <w:tc>
          <w:tcPr>
            <w:tcW w:w="1244" w:type="dxa"/>
          </w:tcPr>
          <w:p w:rsidR="002B1ADB" w:rsidRDefault="002B1ADB"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46</w:t>
            </w:r>
          </w:p>
        </w:tc>
      </w:tr>
      <w:tr w:rsidR="002B1ADB" w:rsidRPr="001C1733" w:rsidTr="002B1ADB">
        <w:trPr>
          <w:trHeight w:val="630"/>
        </w:trPr>
        <w:tc>
          <w:tcPr>
            <w:tcW w:w="1863" w:type="dxa"/>
          </w:tcPr>
          <w:p w:rsidR="002B1ADB" w:rsidRPr="002B1ADB" w:rsidRDefault="002B1ADB" w:rsidP="009A2EA5">
            <w:pPr>
              <w:spacing w:line="360" w:lineRule="auto"/>
              <w:jc w:val="both"/>
              <w:rPr>
                <w:rFonts w:ascii="Times New Roman" w:hAnsi="Times New Roman" w:cs="Times New Roman"/>
                <w:sz w:val="24"/>
                <w:szCs w:val="24"/>
              </w:rPr>
            </w:pPr>
            <w:r w:rsidRPr="002B1ADB">
              <w:rPr>
                <w:rFonts w:ascii="Times New Roman" w:hAnsi="Times New Roman" w:cs="Times New Roman"/>
                <w:sz w:val="24"/>
                <w:szCs w:val="24"/>
              </w:rPr>
              <w:t>Figure 4.5.2.1</w:t>
            </w:r>
          </w:p>
        </w:tc>
        <w:tc>
          <w:tcPr>
            <w:tcW w:w="6578" w:type="dxa"/>
          </w:tcPr>
          <w:p w:rsidR="002B1ADB" w:rsidRPr="002B1ADB" w:rsidRDefault="002B1ADB" w:rsidP="009A2EA5">
            <w:pPr>
              <w:spacing w:line="360" w:lineRule="auto"/>
              <w:jc w:val="both"/>
              <w:rPr>
                <w:rFonts w:ascii="Times New Roman" w:hAnsi="Times New Roman" w:cs="Times New Roman"/>
                <w:sz w:val="24"/>
                <w:szCs w:val="24"/>
              </w:rPr>
            </w:pPr>
            <w:r w:rsidRPr="002B1ADB">
              <w:rPr>
                <w:rFonts w:ascii="Times New Roman" w:hAnsi="Times New Roman" w:cs="Times New Roman"/>
                <w:sz w:val="24"/>
                <w:szCs w:val="24"/>
              </w:rPr>
              <w:t>Defuzzified result of the output</w:t>
            </w:r>
            <w:r>
              <w:rPr>
                <w:rFonts w:ascii="Times New Roman" w:hAnsi="Times New Roman" w:cs="Times New Roman"/>
                <w:sz w:val="24"/>
                <w:szCs w:val="24"/>
              </w:rPr>
              <w:t xml:space="preserve"> after loops</w:t>
            </w:r>
          </w:p>
        </w:tc>
        <w:tc>
          <w:tcPr>
            <w:tcW w:w="1244" w:type="dxa"/>
          </w:tcPr>
          <w:p w:rsidR="002B1ADB" w:rsidRDefault="002B1ADB"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47</w:t>
            </w: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r w:rsidR="004B12B6" w:rsidRPr="001C1733" w:rsidTr="00782E53">
        <w:trPr>
          <w:trHeight w:val="574"/>
        </w:trPr>
        <w:tc>
          <w:tcPr>
            <w:tcW w:w="1863" w:type="dxa"/>
          </w:tcPr>
          <w:p w:rsidR="004B12B6" w:rsidRPr="004B12B6" w:rsidRDefault="004B12B6" w:rsidP="009A2EA5">
            <w:pPr>
              <w:spacing w:line="360" w:lineRule="auto"/>
              <w:jc w:val="both"/>
              <w:rPr>
                <w:rFonts w:ascii="Times New Roman" w:hAnsi="Times New Roman" w:cs="Times New Roman"/>
                <w:sz w:val="24"/>
                <w:szCs w:val="24"/>
              </w:rPr>
            </w:pPr>
          </w:p>
        </w:tc>
        <w:tc>
          <w:tcPr>
            <w:tcW w:w="6578" w:type="dxa"/>
          </w:tcPr>
          <w:p w:rsidR="004B12B6" w:rsidRPr="004B12B6" w:rsidRDefault="004B12B6" w:rsidP="009A2EA5">
            <w:pPr>
              <w:spacing w:line="360" w:lineRule="auto"/>
              <w:jc w:val="both"/>
              <w:rPr>
                <w:rFonts w:ascii="Times New Roman" w:hAnsi="Times New Roman" w:cs="Times New Roman"/>
                <w:sz w:val="24"/>
                <w:szCs w:val="24"/>
              </w:rPr>
            </w:pPr>
          </w:p>
        </w:tc>
        <w:tc>
          <w:tcPr>
            <w:tcW w:w="1244" w:type="dxa"/>
          </w:tcPr>
          <w:p w:rsidR="004B12B6" w:rsidRDefault="004B12B6" w:rsidP="009A2EA5">
            <w:pPr>
              <w:spacing w:line="360" w:lineRule="auto"/>
              <w:jc w:val="both"/>
              <w:rPr>
                <w:rFonts w:ascii="Times New Roman" w:hAnsi="Times New Roman" w:cs="Times New Roman"/>
                <w:sz w:val="24"/>
                <w:szCs w:val="24"/>
              </w:rPr>
            </w:pPr>
          </w:p>
        </w:tc>
      </w:tr>
    </w:tbl>
    <w:p w:rsidR="00F972D9" w:rsidRDefault="00F972D9" w:rsidP="00874085">
      <w:pPr>
        <w:jc w:val="center"/>
        <w:rPr>
          <w:rFonts w:ascii="Times New Roman" w:eastAsia="Cambria" w:hAnsi="Times New Roman" w:cs="Times New Roman"/>
          <w:b/>
          <w:sz w:val="28"/>
          <w:szCs w:val="36"/>
          <w:lang w:eastAsia="en-US"/>
        </w:rPr>
      </w:pPr>
    </w:p>
    <w:p w:rsidR="00F972D9" w:rsidRDefault="00F972D9">
      <w:pPr>
        <w:rPr>
          <w:rFonts w:ascii="Times New Roman" w:eastAsia="Cambria" w:hAnsi="Times New Roman" w:cs="Times New Roman"/>
          <w:b/>
          <w:sz w:val="28"/>
          <w:szCs w:val="36"/>
          <w:lang w:eastAsia="en-US"/>
        </w:rPr>
      </w:pPr>
      <w:r>
        <w:rPr>
          <w:rFonts w:ascii="Times New Roman" w:eastAsia="Cambria" w:hAnsi="Times New Roman" w:cs="Times New Roman"/>
          <w:b/>
          <w:sz w:val="28"/>
          <w:szCs w:val="36"/>
          <w:lang w:eastAsia="en-US"/>
        </w:rPr>
        <w:br w:type="page"/>
      </w:r>
    </w:p>
    <w:p w:rsidR="00874085" w:rsidRPr="001C1733" w:rsidRDefault="00874085" w:rsidP="00874085">
      <w:pPr>
        <w:jc w:val="center"/>
        <w:rPr>
          <w:rFonts w:ascii="Times New Roman" w:eastAsia="Cambria" w:hAnsi="Times New Roman" w:cs="Times New Roman"/>
          <w:b/>
          <w:sz w:val="28"/>
          <w:szCs w:val="36"/>
          <w:lang w:eastAsia="en-US"/>
        </w:rPr>
      </w:pPr>
      <w:r w:rsidRPr="001C1733">
        <w:rPr>
          <w:rFonts w:ascii="Times New Roman" w:eastAsia="Cambria" w:hAnsi="Times New Roman" w:cs="Times New Roman"/>
          <w:b/>
          <w:sz w:val="28"/>
          <w:szCs w:val="36"/>
          <w:lang w:eastAsia="en-US"/>
        </w:rPr>
        <w:lastRenderedPageBreak/>
        <w:t xml:space="preserve">LIST OF </w:t>
      </w:r>
      <w:r>
        <w:rPr>
          <w:rFonts w:ascii="Times New Roman" w:eastAsia="Cambria" w:hAnsi="Times New Roman" w:cs="Times New Roman"/>
          <w:b/>
          <w:sz w:val="28"/>
          <w:szCs w:val="36"/>
          <w:lang w:eastAsia="en-US"/>
        </w:rPr>
        <w:t>ABBREVIATIONS</w:t>
      </w:r>
    </w:p>
    <w:tbl>
      <w:tblPr>
        <w:tblStyle w:val="TableGrid1"/>
        <w:tblW w:w="8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6729"/>
      </w:tblGrid>
      <w:tr w:rsidR="00874085" w:rsidRPr="001C1733" w:rsidTr="00FC10EF">
        <w:trPr>
          <w:trHeight w:val="574"/>
        </w:trPr>
        <w:tc>
          <w:tcPr>
            <w:tcW w:w="1559" w:type="dxa"/>
          </w:tcPr>
          <w:p w:rsidR="00874085" w:rsidRPr="001C1733" w:rsidRDefault="00F972D9" w:rsidP="00FC10EF">
            <w:pPr>
              <w:spacing w:line="360" w:lineRule="auto"/>
              <w:rPr>
                <w:rFonts w:ascii="Times New Roman" w:hAnsi="Times New Roman" w:cs="Times New Roman"/>
                <w:sz w:val="24"/>
                <w:szCs w:val="24"/>
              </w:rPr>
            </w:pPr>
            <w:r w:rsidRPr="00F972D9">
              <w:rPr>
                <w:rFonts w:ascii="Times New Roman" w:hAnsi="Times New Roman" w:cs="Times New Roman"/>
                <w:sz w:val="24"/>
                <w:szCs w:val="24"/>
              </w:rPr>
              <w:t>UPM</w:t>
            </w:r>
          </w:p>
        </w:tc>
        <w:tc>
          <w:tcPr>
            <w:tcW w:w="6729" w:type="dxa"/>
          </w:tcPr>
          <w:p w:rsidR="00874085" w:rsidRPr="001C1733" w:rsidRDefault="00F972D9" w:rsidP="00FC10EF">
            <w:pPr>
              <w:rPr>
                <w:rFonts w:ascii="Times New Roman" w:hAnsi="Times New Roman" w:cs="Times New Roman"/>
                <w:sz w:val="24"/>
                <w:szCs w:val="24"/>
              </w:rPr>
            </w:pPr>
            <w:r>
              <w:rPr>
                <w:rFonts w:ascii="Times New Roman" w:hAnsi="Times New Roman" w:cs="Times New Roman"/>
                <w:sz w:val="24"/>
                <w:szCs w:val="24"/>
              </w:rPr>
              <w:t>Universiti Putra Malaysia</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EV</w:t>
            </w:r>
          </w:p>
        </w:tc>
        <w:tc>
          <w:tcPr>
            <w:tcW w:w="672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Electric Vehicle</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COMS</w:t>
            </w:r>
          </w:p>
        </w:tc>
        <w:tc>
          <w:tcPr>
            <w:tcW w:w="672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Chotto Odekake Machimade Suisui</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TABM</w:t>
            </w:r>
          </w:p>
        </w:tc>
        <w:tc>
          <w:tcPr>
            <w:tcW w:w="6729" w:type="dxa"/>
          </w:tcPr>
          <w:p w:rsidR="00874085" w:rsidRPr="001C1733" w:rsidRDefault="00FC10EF" w:rsidP="00FC10EF">
            <w:pPr>
              <w:tabs>
                <w:tab w:val="left" w:pos="2235"/>
              </w:tabs>
              <w:spacing w:line="360" w:lineRule="auto"/>
              <w:rPr>
                <w:rFonts w:ascii="Times New Roman" w:hAnsi="Times New Roman" w:cs="Times New Roman"/>
                <w:sz w:val="24"/>
                <w:szCs w:val="24"/>
              </w:rPr>
            </w:pPr>
            <w:r w:rsidRPr="00FC10EF">
              <w:rPr>
                <w:rFonts w:ascii="Times New Roman" w:hAnsi="Times New Roman" w:cs="Times New Roman"/>
                <w:sz w:val="24"/>
                <w:szCs w:val="24"/>
              </w:rPr>
              <w:t>Toyota Auto Body Malaysia</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TABJ</w:t>
            </w:r>
          </w:p>
        </w:tc>
        <w:tc>
          <w:tcPr>
            <w:tcW w:w="6729" w:type="dxa"/>
          </w:tcPr>
          <w:p w:rsidR="00874085" w:rsidRPr="001C1733" w:rsidRDefault="00FC10EF" w:rsidP="00FC10EF">
            <w:pPr>
              <w:tabs>
                <w:tab w:val="left" w:pos="1793"/>
              </w:tabs>
              <w:spacing w:line="360" w:lineRule="auto"/>
              <w:rPr>
                <w:rFonts w:ascii="Times New Roman" w:hAnsi="Times New Roman" w:cs="Times New Roman"/>
                <w:sz w:val="24"/>
                <w:szCs w:val="24"/>
              </w:rPr>
            </w:pPr>
            <w:r w:rsidRPr="00FC10EF">
              <w:rPr>
                <w:rFonts w:ascii="Times New Roman" w:hAnsi="Times New Roman" w:cs="Times New Roman"/>
                <w:sz w:val="24"/>
                <w:szCs w:val="24"/>
              </w:rPr>
              <w:t>Toyota Auto Body Japan</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Kyutech</w:t>
            </w:r>
          </w:p>
        </w:tc>
        <w:tc>
          <w:tcPr>
            <w:tcW w:w="672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Kyushu Institute of Technology</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IDE</w:t>
            </w:r>
          </w:p>
        </w:tc>
        <w:tc>
          <w:tcPr>
            <w:tcW w:w="672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Integrated Development Environment</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VR</w:t>
            </w:r>
          </w:p>
        </w:tc>
        <w:tc>
          <w:tcPr>
            <w:tcW w:w="672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Virtual Reality</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OS</w:t>
            </w:r>
          </w:p>
        </w:tc>
        <w:tc>
          <w:tcPr>
            <w:tcW w:w="6729" w:type="dxa"/>
          </w:tcPr>
          <w:p w:rsidR="00874085" w:rsidRPr="001C1733" w:rsidRDefault="00FC10EF" w:rsidP="00FC10EF">
            <w:pPr>
              <w:tabs>
                <w:tab w:val="left" w:pos="1705"/>
              </w:tabs>
              <w:spacing w:line="360" w:lineRule="auto"/>
              <w:rPr>
                <w:rFonts w:ascii="Times New Roman" w:hAnsi="Times New Roman" w:cs="Times New Roman"/>
                <w:sz w:val="24"/>
                <w:szCs w:val="24"/>
              </w:rPr>
            </w:pPr>
            <w:r>
              <w:rPr>
                <w:rFonts w:ascii="Times New Roman" w:hAnsi="Times New Roman" w:cs="Times New Roman"/>
                <w:sz w:val="24"/>
                <w:szCs w:val="24"/>
              </w:rPr>
              <w:t>Operating System</w:t>
            </w:r>
          </w:p>
        </w:tc>
      </w:tr>
      <w:tr w:rsidR="00874085" w:rsidRPr="001C1733" w:rsidTr="00FC10EF">
        <w:trPr>
          <w:trHeight w:val="574"/>
        </w:trPr>
        <w:tc>
          <w:tcPr>
            <w:tcW w:w="1559" w:type="dxa"/>
          </w:tcPr>
          <w:p w:rsidR="00874085" w:rsidRPr="001C1733"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SMS</w:t>
            </w:r>
          </w:p>
        </w:tc>
        <w:tc>
          <w:tcPr>
            <w:tcW w:w="6729" w:type="dxa"/>
          </w:tcPr>
          <w:p w:rsidR="00874085" w:rsidRPr="001C1733"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Short Message Services</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SDK</w:t>
            </w:r>
          </w:p>
        </w:tc>
        <w:tc>
          <w:tcPr>
            <w:tcW w:w="6729" w:type="dxa"/>
          </w:tcPr>
          <w:p w:rsid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Software Development Kit</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API</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Application Programming Interface</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GSM</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Global System for Mobile Communications</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Pr>
                <w:rFonts w:ascii="Times New Roman" w:hAnsi="Times New Roman" w:cs="Times New Roman"/>
                <w:sz w:val="24"/>
                <w:szCs w:val="24"/>
              </w:rPr>
              <w:t>GPS</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Global Positioning System</w:t>
            </w:r>
          </w:p>
        </w:tc>
      </w:tr>
      <w:tr w:rsidR="00FC10EF" w:rsidRPr="001C1733" w:rsidTr="00FC10EF">
        <w:trPr>
          <w:trHeight w:val="574"/>
        </w:trPr>
        <w:tc>
          <w:tcPr>
            <w:tcW w:w="1559" w:type="dxa"/>
          </w:tcPr>
          <w:p w:rsid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AVD</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Android Virtual Device</w:t>
            </w:r>
          </w:p>
        </w:tc>
      </w:tr>
      <w:tr w:rsidR="00FC10EF" w:rsidRPr="001C1733" w:rsidTr="00FC10EF">
        <w:trPr>
          <w:trHeight w:val="574"/>
        </w:trPr>
        <w:tc>
          <w:tcPr>
            <w:tcW w:w="1559" w:type="dxa"/>
          </w:tcPr>
          <w:p w:rsidR="00FC10EF" w:rsidRPr="00FC10EF" w:rsidRDefault="00FC10EF" w:rsidP="00FC10EF">
            <w:pPr>
              <w:spacing w:line="360" w:lineRule="auto"/>
              <w:rPr>
                <w:rFonts w:ascii="Times New Roman" w:hAnsi="Times New Roman" w:cs="Times New Roman"/>
                <w:sz w:val="24"/>
                <w:szCs w:val="24"/>
              </w:rPr>
            </w:pPr>
            <w:r w:rsidRPr="00FC10EF">
              <w:rPr>
                <w:rFonts w:ascii="Times New Roman" w:hAnsi="Times New Roman" w:cs="Times New Roman"/>
                <w:sz w:val="24"/>
                <w:szCs w:val="24"/>
              </w:rPr>
              <w:t>RAM</w:t>
            </w:r>
          </w:p>
        </w:tc>
        <w:tc>
          <w:tcPr>
            <w:tcW w:w="6729" w:type="dxa"/>
          </w:tcPr>
          <w:p w:rsidR="00FC10EF" w:rsidRPr="00FC10EF" w:rsidRDefault="00FC10EF" w:rsidP="00FC10EF">
            <w:pPr>
              <w:tabs>
                <w:tab w:val="left" w:pos="1889"/>
              </w:tabs>
              <w:spacing w:line="360" w:lineRule="auto"/>
              <w:rPr>
                <w:rFonts w:ascii="Times New Roman" w:hAnsi="Times New Roman" w:cs="Times New Roman"/>
                <w:sz w:val="24"/>
                <w:szCs w:val="24"/>
              </w:rPr>
            </w:pPr>
            <w:r w:rsidRPr="00FC10EF">
              <w:rPr>
                <w:rFonts w:ascii="Times New Roman" w:hAnsi="Times New Roman" w:cs="Times New Roman"/>
                <w:sz w:val="24"/>
                <w:szCs w:val="24"/>
              </w:rPr>
              <w:t>Random-access memory</w:t>
            </w:r>
          </w:p>
        </w:tc>
      </w:tr>
      <w:tr w:rsidR="004F2D80" w:rsidRPr="001C1733" w:rsidTr="00FC10EF">
        <w:trPr>
          <w:trHeight w:val="574"/>
        </w:trPr>
        <w:tc>
          <w:tcPr>
            <w:tcW w:w="1559" w:type="dxa"/>
          </w:tcPr>
          <w:p w:rsidR="004F2D80" w:rsidRPr="00FC10EF" w:rsidRDefault="004F2D80" w:rsidP="00FC10EF">
            <w:pPr>
              <w:spacing w:line="360" w:lineRule="auto"/>
              <w:rPr>
                <w:rFonts w:ascii="Times New Roman" w:hAnsi="Times New Roman" w:cs="Times New Roman"/>
                <w:sz w:val="24"/>
                <w:szCs w:val="24"/>
              </w:rPr>
            </w:pPr>
            <w:r w:rsidRPr="004F2D80">
              <w:rPr>
                <w:rFonts w:ascii="Times New Roman" w:hAnsi="Times New Roman" w:cs="Times New Roman"/>
                <w:sz w:val="24"/>
                <w:szCs w:val="24"/>
              </w:rPr>
              <w:t>ERD</w:t>
            </w:r>
          </w:p>
        </w:tc>
        <w:tc>
          <w:tcPr>
            <w:tcW w:w="6729" w:type="dxa"/>
          </w:tcPr>
          <w:p w:rsidR="004F2D80" w:rsidRPr="00FC10EF" w:rsidRDefault="004F2D80" w:rsidP="00FC10EF">
            <w:pPr>
              <w:tabs>
                <w:tab w:val="left" w:pos="1889"/>
              </w:tabs>
              <w:spacing w:line="360" w:lineRule="auto"/>
              <w:rPr>
                <w:rFonts w:ascii="Times New Roman" w:hAnsi="Times New Roman" w:cs="Times New Roman"/>
                <w:sz w:val="24"/>
                <w:szCs w:val="24"/>
              </w:rPr>
            </w:pPr>
            <w:r w:rsidRPr="004F2D80">
              <w:rPr>
                <w:rFonts w:ascii="Times New Roman" w:hAnsi="Times New Roman" w:cs="Times New Roman"/>
                <w:sz w:val="24"/>
                <w:szCs w:val="24"/>
              </w:rPr>
              <w:t>Entity Relationship Diagram</w:t>
            </w:r>
          </w:p>
        </w:tc>
      </w:tr>
    </w:tbl>
    <w:p w:rsidR="00874085" w:rsidRDefault="00874085">
      <w:pPr>
        <w:rPr>
          <w:rFonts w:ascii="Times New Roman" w:hAnsi="Times New Roman" w:cs="Times New Roman"/>
          <w:b/>
          <w:sz w:val="24"/>
          <w:szCs w:val="24"/>
        </w:rPr>
      </w:pPr>
      <w:r>
        <w:rPr>
          <w:rFonts w:ascii="Times New Roman" w:hAnsi="Times New Roman" w:cs="Times New Roman"/>
          <w:b/>
          <w:sz w:val="24"/>
          <w:szCs w:val="24"/>
        </w:rPr>
        <w:br w:type="page"/>
      </w:r>
    </w:p>
    <w:p w:rsidR="008A14EC" w:rsidRDefault="008A14EC" w:rsidP="008A14EC">
      <w:pPr>
        <w:spacing w:line="360" w:lineRule="auto"/>
        <w:jc w:val="center"/>
        <w:rPr>
          <w:rFonts w:ascii="Times New Roman" w:hAnsi="Times New Roman" w:cs="Times New Roman"/>
          <w:b/>
          <w:sz w:val="24"/>
          <w:szCs w:val="24"/>
        </w:rPr>
      </w:pPr>
    </w:p>
    <w:p w:rsidR="008A14EC" w:rsidRDefault="008A14EC" w:rsidP="008A14EC">
      <w:pPr>
        <w:spacing w:line="360" w:lineRule="auto"/>
        <w:jc w:val="center"/>
        <w:rPr>
          <w:rFonts w:ascii="Times New Roman" w:hAnsi="Times New Roman" w:cs="Times New Roman"/>
          <w:b/>
          <w:sz w:val="24"/>
          <w:szCs w:val="24"/>
        </w:rPr>
      </w:pPr>
    </w:p>
    <w:p w:rsidR="00BE070C" w:rsidRPr="008A14EC" w:rsidRDefault="00BE070C" w:rsidP="008A14EC">
      <w:pPr>
        <w:spacing w:line="360" w:lineRule="auto"/>
        <w:jc w:val="center"/>
        <w:rPr>
          <w:rFonts w:ascii="Times New Roman" w:hAnsi="Times New Roman" w:cs="Times New Roman"/>
          <w:b/>
          <w:sz w:val="24"/>
          <w:szCs w:val="24"/>
        </w:rPr>
      </w:pPr>
      <w:r w:rsidRPr="008A14EC">
        <w:rPr>
          <w:rFonts w:ascii="Times New Roman" w:hAnsi="Times New Roman" w:cs="Times New Roman"/>
          <w:b/>
          <w:sz w:val="24"/>
          <w:szCs w:val="24"/>
        </w:rPr>
        <w:t>CHAPTER 1</w:t>
      </w:r>
    </w:p>
    <w:p w:rsidR="00BE070C" w:rsidRPr="00F81661" w:rsidRDefault="00BE070C" w:rsidP="008A14EC">
      <w:pPr>
        <w:spacing w:line="360" w:lineRule="auto"/>
        <w:jc w:val="center"/>
        <w:rPr>
          <w:rFonts w:ascii="Times New Roman" w:hAnsi="Times New Roman" w:cs="Times New Roman"/>
          <w:sz w:val="24"/>
          <w:szCs w:val="24"/>
        </w:rPr>
      </w:pPr>
      <w:r w:rsidRPr="008A14EC">
        <w:rPr>
          <w:rFonts w:ascii="Times New Roman" w:hAnsi="Times New Roman" w:cs="Times New Roman"/>
          <w:b/>
          <w:sz w:val="24"/>
          <w:szCs w:val="24"/>
        </w:rPr>
        <w:t>INTRODUCTION</w:t>
      </w:r>
    </w:p>
    <w:p w:rsidR="00BE070C" w:rsidRDefault="00BE070C" w:rsidP="00F81661">
      <w:pPr>
        <w:spacing w:line="360" w:lineRule="auto"/>
        <w:jc w:val="both"/>
        <w:rPr>
          <w:rFonts w:ascii="Times New Roman" w:hAnsi="Times New Roman" w:cs="Times New Roman"/>
          <w:sz w:val="24"/>
          <w:szCs w:val="24"/>
        </w:rPr>
      </w:pPr>
    </w:p>
    <w:p w:rsidR="008A14EC" w:rsidRDefault="008A14EC" w:rsidP="00F81661">
      <w:pPr>
        <w:spacing w:line="360" w:lineRule="auto"/>
        <w:jc w:val="both"/>
        <w:rPr>
          <w:rFonts w:ascii="Times New Roman" w:hAnsi="Times New Roman" w:cs="Times New Roman"/>
          <w:sz w:val="24"/>
          <w:szCs w:val="24"/>
        </w:rPr>
      </w:pPr>
    </w:p>
    <w:p w:rsidR="008A14EC" w:rsidRPr="00F81661" w:rsidRDefault="008A14E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1.1 Project Background</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With the rise of social media that promotes communication among personnel over the internet has stimulate the innovation of utilizing the power of connectivity among them. Among the ideas of sharing information, ride-sharing is one of the promising growing trend</w:t>
      </w:r>
      <w:r w:rsidR="00A965C3">
        <w:rPr>
          <w:rFonts w:ascii="Times New Roman" w:hAnsi="Times New Roman" w:cs="Times New Roman"/>
          <w:sz w:val="24"/>
          <w:szCs w:val="24"/>
        </w:rPr>
        <w:t>s. It is proven that</w:t>
      </w:r>
      <w:r w:rsidRPr="00F81661">
        <w:rPr>
          <w:rFonts w:ascii="Times New Roman" w:hAnsi="Times New Roman" w:cs="Times New Roman"/>
          <w:sz w:val="24"/>
          <w:szCs w:val="24"/>
        </w:rPr>
        <w:t xml:space="preserve"> the technology </w:t>
      </w:r>
      <w:r w:rsidR="00A965C3">
        <w:rPr>
          <w:rFonts w:ascii="Times New Roman" w:hAnsi="Times New Roman" w:cs="Times New Roman"/>
          <w:sz w:val="24"/>
          <w:szCs w:val="24"/>
        </w:rPr>
        <w:t>is currently being implemented as a business idea</w:t>
      </w:r>
      <w:r w:rsidRPr="00F81661">
        <w:rPr>
          <w:rFonts w:ascii="Times New Roman" w:hAnsi="Times New Roman" w:cs="Times New Roman"/>
          <w:sz w:val="24"/>
          <w:szCs w:val="24"/>
        </w:rPr>
        <w:t xml:space="preserve"> all around the world.</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As the emergence of sharing economy gradually arise in this modern society, the ride-sharing community and industry are further developing into different segment, where it is divided into driver and driverless ride-sharing. The examples of ride-sharing with driver are Uber and Grab, and the example for driverless ride-sharing would be bike-sharing </w:t>
      </w:r>
      <w:r w:rsidR="00922EA7">
        <w:rPr>
          <w:rFonts w:ascii="Times New Roman" w:hAnsi="Times New Roman" w:cs="Times New Roman"/>
          <w:sz w:val="24"/>
          <w:szCs w:val="24"/>
        </w:rPr>
        <w:t>such as oB</w:t>
      </w:r>
      <w:r w:rsidRPr="00F81661">
        <w:rPr>
          <w:rFonts w:ascii="Times New Roman" w:hAnsi="Times New Roman" w:cs="Times New Roman"/>
          <w:sz w:val="24"/>
          <w:szCs w:val="24"/>
        </w:rPr>
        <w:t>ike</w:t>
      </w:r>
      <w:r w:rsidR="00922EA7">
        <w:rPr>
          <w:rFonts w:ascii="Times New Roman" w:hAnsi="Times New Roman" w:cs="Times New Roman"/>
          <w:sz w:val="24"/>
          <w:szCs w:val="24"/>
        </w:rPr>
        <w:t xml:space="preserve"> and MoBike</w:t>
      </w:r>
      <w:r w:rsidRPr="00F81661">
        <w:rPr>
          <w:rFonts w:ascii="Times New Roman" w:hAnsi="Times New Roman" w:cs="Times New Roman"/>
          <w:sz w:val="24"/>
          <w:szCs w:val="24"/>
        </w:rPr>
        <w:t xml:space="preserve">. With these real world implementation of the concept of ride-sharing, the sharing economy is proven successful, as it builds up a brand new wave of investment into technology industry.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There is </w:t>
      </w:r>
      <w:r w:rsidR="00922EA7">
        <w:rPr>
          <w:rFonts w:ascii="Times New Roman" w:hAnsi="Times New Roman" w:cs="Times New Roman"/>
          <w:sz w:val="24"/>
          <w:szCs w:val="24"/>
        </w:rPr>
        <w:t>difference</w:t>
      </w:r>
      <w:r w:rsidRPr="00F81661">
        <w:rPr>
          <w:rFonts w:ascii="Times New Roman" w:hAnsi="Times New Roman" w:cs="Times New Roman"/>
          <w:sz w:val="24"/>
          <w:szCs w:val="24"/>
        </w:rPr>
        <w:t xml:space="preserve"> of ride-sharing, which could be further categorized into model that supplies both drivers and vehicles, or model that supplies only transportation itself. The example from industries for the model </w:t>
      </w:r>
      <w:r w:rsidR="007E30A8">
        <w:rPr>
          <w:rFonts w:ascii="Times New Roman" w:hAnsi="Times New Roman" w:cs="Times New Roman"/>
          <w:sz w:val="24"/>
          <w:szCs w:val="24"/>
        </w:rPr>
        <w:t xml:space="preserve">are </w:t>
      </w:r>
      <w:r w:rsidRPr="00F81661">
        <w:rPr>
          <w:rFonts w:ascii="Times New Roman" w:hAnsi="Times New Roman" w:cs="Times New Roman"/>
          <w:sz w:val="24"/>
          <w:szCs w:val="24"/>
        </w:rPr>
        <w:t xml:space="preserve">stated above. The method in running both system is different as well, as the navigation of the transportation are different as the coordination of the supplied vehicle is not mobile if there is no driver present. For this project, the model that only supplies transportation only, will be taken in as the main case of investigation. </w:t>
      </w:r>
    </w:p>
    <w:p w:rsidR="00BE070C" w:rsidRPr="00F81661" w:rsidRDefault="00BE070C" w:rsidP="00922EA7">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With the model being stated, certain function must be carried out so that the coordination and scheduling of the usage time by user could be synchronized, and functional at the same time. By arranging the sequence in manual, everything could be done easily but complicated and time </w:t>
      </w:r>
      <w:r w:rsidRPr="00F81661">
        <w:rPr>
          <w:rFonts w:ascii="Times New Roman" w:hAnsi="Times New Roman" w:cs="Times New Roman"/>
          <w:sz w:val="24"/>
          <w:szCs w:val="24"/>
        </w:rPr>
        <w:lastRenderedPageBreak/>
        <w:t xml:space="preserve">consuming at the same time. With that, certain intelligent system must be combined into the model to enhance the automation so that manual operation can be replaced. Artificial technologies are one of the exciting technology that is being developed and paid attention on, so that it is able to be placed into the system in making it more intelligent, as well as automating certain tasks which reduces manpower and saves time in general. </w:t>
      </w:r>
    </w:p>
    <w:p w:rsidR="00BE070C" w:rsidRPr="00F81661" w:rsidRDefault="00BE070C" w:rsidP="007E30A8">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In relation to the case in UPM Serdang campus, MyCOMS is a type of electric vehicle that only have one-seated, which provides difficulty in terms of mobility. When the car is being driven to some other place, it is hard to get the car back to original place, unless there is someone who is responsible in returning the vehicles to the desired location at the start. The daily demand of the electric vehicle differs with stations, as the number of student and staff that has different schedule to go to every places in the campus. Thus, the deployment of the vehicle is crucial, as it is best to place the vehicle at stations which has the most traffic at the start of the day, to ensure that it serves its purpose in providing mobility to students and staffs. With this it is hope that the overcrowded and the over-capacity issue of the number of passenger for transportation currently provided.</w:t>
      </w:r>
    </w:p>
    <w:p w:rsidR="00BE070C" w:rsidRPr="00F81661" w:rsidRDefault="00BE070C" w:rsidP="007E30A8">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By combining both model and the technology specified above, it is hoped that it can be transformed into a better and more intelligent system that would benefit users, and the administration at the same time.</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1.2 Problem Statement</w:t>
      </w:r>
    </w:p>
    <w:p w:rsidR="00BE070C" w:rsidRDefault="00BE070C" w:rsidP="007E30A8">
      <w:pPr>
        <w:spacing w:line="360" w:lineRule="auto"/>
        <w:ind w:firstLine="720"/>
        <w:jc w:val="both"/>
        <w:rPr>
          <w:rFonts w:ascii="Times New Roman" w:hAnsi="Times New Roman" w:cs="Times New Roman"/>
          <w:sz w:val="24"/>
          <w:szCs w:val="24"/>
        </w:rPr>
      </w:pPr>
      <w:r w:rsidRPr="00A965C3">
        <w:rPr>
          <w:rFonts w:ascii="Times New Roman" w:hAnsi="Times New Roman" w:cs="Times New Roman"/>
          <w:color w:val="FF0000"/>
          <w:sz w:val="24"/>
          <w:szCs w:val="24"/>
        </w:rPr>
        <w:t xml:space="preserve">The issue arise is that time taken in travelling in the campus is high with the public transportation provided that covers the area. </w:t>
      </w:r>
      <w:r w:rsidRPr="00F81661">
        <w:rPr>
          <w:rFonts w:ascii="Times New Roman" w:hAnsi="Times New Roman" w:cs="Times New Roman"/>
          <w:sz w:val="24"/>
          <w:szCs w:val="24"/>
        </w:rPr>
        <w:t xml:space="preserve">With ride sharing among students, it is targeted to solve the over-crowded issue with the limited mode of transportation. Full utilization of networks within the students is expected to generate and create a safe environment and community which makes every ride smooth. </w:t>
      </w:r>
    </w:p>
    <w:p w:rsidR="007E30A8" w:rsidRDefault="007E30A8" w:rsidP="007E30A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Students, staff and every personnel that is in UPM Serdang campus will face traffic problem, when it comes to peak hour travel, and also certain ad-hoc event and program hosted in the campus. One of the most significant event that adds up to the traffic issue would be annual convocation which will last for a week. And weeks before the convocation ex-students will be returning to the campus in retrieving their graduation robe and to submit documents. This will </w:t>
      </w:r>
      <w:r>
        <w:rPr>
          <w:rFonts w:ascii="Times New Roman" w:hAnsi="Times New Roman" w:cs="Times New Roman"/>
          <w:sz w:val="24"/>
          <w:szCs w:val="24"/>
        </w:rPr>
        <w:lastRenderedPageBreak/>
        <w:t xml:space="preserve">even add up to the </w:t>
      </w:r>
      <w:r w:rsidR="00FD74BE">
        <w:rPr>
          <w:rFonts w:ascii="Times New Roman" w:hAnsi="Times New Roman" w:cs="Times New Roman"/>
          <w:sz w:val="24"/>
          <w:szCs w:val="24"/>
        </w:rPr>
        <w:t xml:space="preserve">normal traffic volume. This can be solved if there is </w:t>
      </w:r>
      <w:r w:rsidR="00C0485C">
        <w:rPr>
          <w:rFonts w:ascii="Times New Roman" w:hAnsi="Times New Roman" w:cs="Times New Roman"/>
          <w:color w:val="FF0000"/>
          <w:sz w:val="24"/>
          <w:szCs w:val="24"/>
        </w:rPr>
        <w:t>platform</w:t>
      </w:r>
      <w:r w:rsidR="00FD74BE" w:rsidRPr="00A965C3">
        <w:rPr>
          <w:rFonts w:ascii="Times New Roman" w:hAnsi="Times New Roman" w:cs="Times New Roman"/>
          <w:color w:val="FF0000"/>
          <w:sz w:val="24"/>
          <w:szCs w:val="24"/>
        </w:rPr>
        <w:t xml:space="preserve"> </w:t>
      </w:r>
      <w:r w:rsidR="00FD74BE">
        <w:rPr>
          <w:rFonts w:ascii="Times New Roman" w:hAnsi="Times New Roman" w:cs="Times New Roman"/>
          <w:sz w:val="24"/>
          <w:szCs w:val="24"/>
        </w:rPr>
        <w:t xml:space="preserve">that can be used in coordinating vehicles by demand. User can expect the availability of vehicle and book it in advance, and use it when they need it the most. </w:t>
      </w:r>
    </w:p>
    <w:p w:rsidR="007E30A8" w:rsidRDefault="00B00240" w:rsidP="007E30A8">
      <w:pPr>
        <w:spacing w:line="360" w:lineRule="auto"/>
        <w:ind w:firstLine="720"/>
        <w:jc w:val="both"/>
        <w:rPr>
          <w:rFonts w:ascii="Times New Roman" w:hAnsi="Times New Roman" w:cs="Times New Roman"/>
          <w:sz w:val="24"/>
          <w:szCs w:val="24"/>
        </w:rPr>
      </w:pPr>
      <w:r>
        <w:rPr>
          <w:rFonts w:ascii="Times New Roman" w:hAnsi="Times New Roman" w:cs="Times New Roman"/>
          <w:color w:val="FF0000"/>
          <w:sz w:val="24"/>
          <w:szCs w:val="24"/>
        </w:rPr>
        <w:t xml:space="preserve"> </w:t>
      </w:r>
      <w:r w:rsidR="00CE3817" w:rsidRPr="00CE3817">
        <w:rPr>
          <w:rFonts w:ascii="Times New Roman" w:hAnsi="Times New Roman" w:cs="Times New Roman"/>
          <w:color w:val="FF0000"/>
          <w:sz w:val="24"/>
          <w:szCs w:val="24"/>
        </w:rPr>
        <w:t>In UPM Serdang Campus there are 3 units of single-seated MyCOMS.</w:t>
      </w:r>
      <w:r w:rsidR="007E30A8" w:rsidRPr="00A965C3">
        <w:rPr>
          <w:rFonts w:ascii="Times New Roman" w:hAnsi="Times New Roman" w:cs="Times New Roman"/>
          <w:color w:val="FF0000"/>
          <w:sz w:val="24"/>
          <w:szCs w:val="24"/>
        </w:rPr>
        <w:t xml:space="preserve"> </w:t>
      </w:r>
      <w:r w:rsidR="007E30A8" w:rsidRPr="00EA261A">
        <w:rPr>
          <w:rFonts w:ascii="Times New Roman" w:hAnsi="Times New Roman" w:cs="Times New Roman"/>
          <w:sz w:val="24"/>
          <w:szCs w:val="24"/>
        </w:rPr>
        <w:t>Users must be able to utilize it fully, only through</w:t>
      </w:r>
      <w:r w:rsidR="007E30A8" w:rsidRPr="00A965C3">
        <w:rPr>
          <w:rFonts w:ascii="Times New Roman" w:hAnsi="Times New Roman" w:cs="Times New Roman"/>
          <w:color w:val="FF0000"/>
          <w:sz w:val="24"/>
          <w:szCs w:val="24"/>
        </w:rPr>
        <w:t xml:space="preserve"> </w:t>
      </w:r>
      <w:r w:rsidR="007E30A8">
        <w:rPr>
          <w:rFonts w:ascii="Times New Roman" w:hAnsi="Times New Roman" w:cs="Times New Roman"/>
          <w:sz w:val="24"/>
          <w:szCs w:val="24"/>
        </w:rPr>
        <w:t xml:space="preserve">sharing of a pool of same network. The availability and whereabouts of the vehicle must be updated almost instantly to allow everyone in the network to view its status, and decide on the usage of it. Certain limitation to the vehicle must be considered, such as battery level, destination of journey, and usage demand. The vehicle will be useless if there is not enough power to run. The vehicle will have limited source of user if destination of a journey is targeted at remote area of the campus. The vehicle must be placed properly at stations where there is higher demand to serve its purpose. </w:t>
      </w:r>
    </w:p>
    <w:p w:rsidR="00F507A0" w:rsidRDefault="00C0485C" w:rsidP="007E30A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 application developed for booking of the MyCOMS. However, t</w:t>
      </w:r>
      <w:ins w:id="5" w:author="choo hong yee" w:date="2018-05-24T04:01:00Z">
        <w:r w:rsidR="00F507A0">
          <w:rPr>
            <w:rFonts w:ascii="Times New Roman" w:hAnsi="Times New Roman" w:cs="Times New Roman"/>
            <w:sz w:val="24"/>
            <w:szCs w:val="24"/>
          </w:rPr>
          <w:t xml:space="preserve">he previous application built for booking of MyCOMS </w:t>
        </w:r>
      </w:ins>
      <w:r>
        <w:rPr>
          <w:rFonts w:ascii="Times New Roman" w:hAnsi="Times New Roman" w:cs="Times New Roman"/>
          <w:sz w:val="24"/>
          <w:szCs w:val="24"/>
        </w:rPr>
        <w:t xml:space="preserve">is currently not in service, and </w:t>
      </w:r>
      <w:ins w:id="6" w:author="choo hong yee" w:date="2018-05-24T04:01:00Z">
        <w:r w:rsidR="00F507A0">
          <w:rPr>
            <w:rFonts w:ascii="Times New Roman" w:hAnsi="Times New Roman" w:cs="Times New Roman"/>
            <w:sz w:val="24"/>
            <w:szCs w:val="24"/>
          </w:rPr>
          <w:t xml:space="preserve">was not sufficient in </w:t>
        </w:r>
      </w:ins>
      <w:ins w:id="7" w:author="choo hong yee" w:date="2018-05-24T04:03:00Z">
        <w:r w:rsidR="00F507A0">
          <w:rPr>
            <w:rFonts w:ascii="Times New Roman" w:hAnsi="Times New Roman" w:cs="Times New Roman"/>
            <w:sz w:val="24"/>
            <w:szCs w:val="24"/>
          </w:rPr>
          <w:t>servicing</w:t>
        </w:r>
      </w:ins>
      <w:ins w:id="8" w:author="choo hong yee" w:date="2018-05-24T04:01:00Z">
        <w:r w:rsidR="00F507A0">
          <w:rPr>
            <w:rFonts w:ascii="Times New Roman" w:hAnsi="Times New Roman" w:cs="Times New Roman"/>
            <w:sz w:val="24"/>
            <w:szCs w:val="24"/>
          </w:rPr>
          <w:t xml:space="preserve"> the capacity of students and staff in UPM Serdang campus. </w:t>
        </w:r>
      </w:ins>
      <w:ins w:id="9" w:author="choo hong yee" w:date="2018-05-24T04:04:00Z">
        <w:r w:rsidR="00F507A0">
          <w:rPr>
            <w:rFonts w:ascii="Times New Roman" w:hAnsi="Times New Roman" w:cs="Times New Roman"/>
            <w:sz w:val="24"/>
            <w:szCs w:val="24"/>
          </w:rPr>
          <w:t>The application was also reviewed</w:t>
        </w:r>
      </w:ins>
      <w:ins w:id="10" w:author="choo hong yee" w:date="2018-05-24T04:06:00Z">
        <w:r w:rsidR="00F507A0">
          <w:rPr>
            <w:rFonts w:ascii="Times New Roman" w:hAnsi="Times New Roman" w:cs="Times New Roman"/>
            <w:sz w:val="24"/>
            <w:szCs w:val="24"/>
          </w:rPr>
          <w:t xml:space="preserve"> thoroughly from the framework used to the type of database used in supporting the whole application</w:t>
        </w:r>
      </w:ins>
      <w:r>
        <w:rPr>
          <w:rFonts w:ascii="Times New Roman" w:hAnsi="Times New Roman" w:cs="Times New Roman"/>
          <w:sz w:val="24"/>
          <w:szCs w:val="24"/>
        </w:rPr>
        <w:t xml:space="preserve">. </w:t>
      </w:r>
      <w:ins w:id="11" w:author="choo hong yee" w:date="2018-05-24T04:06:00Z">
        <w:r w:rsidR="00F507A0">
          <w:rPr>
            <w:rFonts w:ascii="Times New Roman" w:hAnsi="Times New Roman" w:cs="Times New Roman"/>
            <w:sz w:val="24"/>
            <w:szCs w:val="24"/>
          </w:rPr>
          <w:t xml:space="preserve">It was found out that the application was made in Cordova </w:t>
        </w:r>
      </w:ins>
      <w:ins w:id="12" w:author="choo hong yee" w:date="2018-05-24T04:07:00Z">
        <w:r w:rsidR="00F507A0">
          <w:rPr>
            <w:rFonts w:ascii="Times New Roman" w:hAnsi="Times New Roman" w:cs="Times New Roman"/>
            <w:sz w:val="24"/>
            <w:szCs w:val="24"/>
          </w:rPr>
          <w:t xml:space="preserve">framework and uses relational database as the backbone. In terms of scaling the numbers of </w:t>
        </w:r>
      </w:ins>
      <w:ins w:id="13" w:author="choo hong yee" w:date="2018-05-24T04:08:00Z">
        <w:r w:rsidR="00F507A0">
          <w:rPr>
            <w:rFonts w:ascii="Times New Roman" w:hAnsi="Times New Roman" w:cs="Times New Roman"/>
            <w:sz w:val="24"/>
            <w:szCs w:val="24"/>
          </w:rPr>
          <w:t>concurrent</w:t>
        </w:r>
      </w:ins>
      <w:ins w:id="14" w:author="choo hong yee" w:date="2018-05-24T04:07:00Z">
        <w:r w:rsidR="00F507A0">
          <w:rPr>
            <w:rFonts w:ascii="Times New Roman" w:hAnsi="Times New Roman" w:cs="Times New Roman"/>
            <w:sz w:val="24"/>
            <w:szCs w:val="24"/>
          </w:rPr>
          <w:t xml:space="preserve"> </w:t>
        </w:r>
      </w:ins>
      <w:ins w:id="15" w:author="choo hong yee" w:date="2018-05-24T04:08:00Z">
        <w:r w:rsidR="00F507A0">
          <w:rPr>
            <w:rFonts w:ascii="Times New Roman" w:hAnsi="Times New Roman" w:cs="Times New Roman"/>
            <w:sz w:val="24"/>
            <w:szCs w:val="24"/>
          </w:rPr>
          <w:t xml:space="preserve">user of the application, certain modifications must be done in order to increase efficiency and reduce breakdown or failure of the application in delivering the objectives. </w:t>
        </w:r>
      </w:ins>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1.3 Aim and Objectives</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aim of this project is to develop a </w:t>
      </w:r>
      <w:del w:id="16" w:author="choo hong yee" w:date="2018-05-24T04:10:00Z">
        <w:r w:rsidRPr="00F81661" w:rsidDel="0040256B">
          <w:rPr>
            <w:rFonts w:ascii="Times New Roman" w:hAnsi="Times New Roman" w:cs="Times New Roman"/>
            <w:sz w:val="24"/>
            <w:szCs w:val="24"/>
          </w:rPr>
          <w:delText xml:space="preserve">fully working </w:delText>
        </w:r>
      </w:del>
      <w:r w:rsidRPr="00F81661">
        <w:rPr>
          <w:rFonts w:ascii="Times New Roman" w:hAnsi="Times New Roman" w:cs="Times New Roman"/>
          <w:sz w:val="24"/>
          <w:szCs w:val="24"/>
        </w:rPr>
        <w:t>secured in campus ride-sharing application.</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objectives of </w:t>
      </w:r>
      <w:r w:rsidR="00A41284">
        <w:rPr>
          <w:rFonts w:ascii="Times New Roman" w:hAnsi="Times New Roman" w:cs="Times New Roman"/>
          <w:sz w:val="24"/>
          <w:szCs w:val="24"/>
        </w:rPr>
        <w:t>this project are</w:t>
      </w:r>
      <w:r w:rsidRPr="00F81661">
        <w:rPr>
          <w:rFonts w:ascii="Times New Roman" w:hAnsi="Times New Roman" w:cs="Times New Roman"/>
          <w:sz w:val="24"/>
          <w:szCs w:val="24"/>
        </w:rPr>
        <w:t>:</w:t>
      </w:r>
    </w:p>
    <w:p w:rsidR="00BE070C" w:rsidRPr="008A14EC" w:rsidRDefault="00BE070C" w:rsidP="008A14EC">
      <w:pPr>
        <w:pStyle w:val="ListParagraph"/>
        <w:numPr>
          <w:ilvl w:val="0"/>
          <w:numId w:val="2"/>
        </w:numPr>
        <w:spacing w:line="360" w:lineRule="auto"/>
        <w:jc w:val="both"/>
        <w:rPr>
          <w:rFonts w:ascii="Times New Roman" w:hAnsi="Times New Roman" w:cs="Times New Roman"/>
          <w:sz w:val="24"/>
          <w:szCs w:val="24"/>
        </w:rPr>
      </w:pPr>
      <w:r w:rsidRPr="008A14EC">
        <w:rPr>
          <w:rFonts w:ascii="Times New Roman" w:hAnsi="Times New Roman" w:cs="Times New Roman"/>
          <w:sz w:val="24"/>
          <w:szCs w:val="24"/>
        </w:rPr>
        <w:t>To design and create an EV ride-sharing application in UPM Serdang campus.</w:t>
      </w:r>
    </w:p>
    <w:p w:rsidR="00BE070C" w:rsidRPr="008A14EC" w:rsidRDefault="00BE070C" w:rsidP="008A14EC">
      <w:pPr>
        <w:pStyle w:val="ListParagraph"/>
        <w:numPr>
          <w:ilvl w:val="0"/>
          <w:numId w:val="2"/>
        </w:numPr>
        <w:spacing w:line="360" w:lineRule="auto"/>
        <w:jc w:val="both"/>
        <w:rPr>
          <w:rFonts w:ascii="Times New Roman" w:hAnsi="Times New Roman" w:cs="Times New Roman"/>
          <w:sz w:val="24"/>
          <w:szCs w:val="24"/>
        </w:rPr>
      </w:pPr>
      <w:r w:rsidRPr="008A14EC">
        <w:rPr>
          <w:rFonts w:ascii="Times New Roman" w:hAnsi="Times New Roman" w:cs="Times New Roman"/>
          <w:sz w:val="24"/>
          <w:szCs w:val="24"/>
        </w:rPr>
        <w:t>To predict station level demand of EV.</w:t>
      </w:r>
    </w:p>
    <w:p w:rsidR="00BE070C" w:rsidRDefault="00BE070C" w:rsidP="00F81661">
      <w:pPr>
        <w:pStyle w:val="ListParagraph"/>
        <w:numPr>
          <w:ilvl w:val="0"/>
          <w:numId w:val="2"/>
        </w:numPr>
        <w:spacing w:line="360" w:lineRule="auto"/>
        <w:jc w:val="both"/>
        <w:rPr>
          <w:rFonts w:ascii="Times New Roman" w:hAnsi="Times New Roman" w:cs="Times New Roman"/>
          <w:sz w:val="24"/>
          <w:szCs w:val="24"/>
        </w:rPr>
      </w:pPr>
      <w:r w:rsidRPr="008A14EC">
        <w:rPr>
          <w:rFonts w:ascii="Times New Roman" w:hAnsi="Times New Roman" w:cs="Times New Roman"/>
          <w:sz w:val="24"/>
          <w:szCs w:val="24"/>
        </w:rPr>
        <w:t>To evaluate the system design performance.</w:t>
      </w:r>
    </w:p>
    <w:p w:rsidR="00D143EB" w:rsidRPr="00D143EB" w:rsidRDefault="00D143EB" w:rsidP="00D143EB">
      <w:pPr>
        <w:spacing w:line="360" w:lineRule="auto"/>
        <w:jc w:val="both"/>
        <w:rPr>
          <w:rFonts w:ascii="Times New Roman" w:hAnsi="Times New Roman" w:cs="Times New Roman"/>
          <w:b/>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lastRenderedPageBreak/>
        <w:t>1.4 Project Scope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The project will be focusing on the development of a ride-sharing Android application. The main mode of transportation which is going to be used in this project would be the Toyota Chotto Odekake Machimade Suisui (COMS), which is later rename</w:t>
      </w:r>
      <w:r w:rsidR="00CE3817">
        <w:rPr>
          <w:rFonts w:ascii="Times New Roman" w:hAnsi="Times New Roman" w:cs="Times New Roman"/>
          <w:sz w:val="24"/>
          <w:szCs w:val="24"/>
        </w:rPr>
        <w:t>d</w:t>
      </w:r>
      <w:r w:rsidRPr="00F81661">
        <w:rPr>
          <w:rFonts w:ascii="Times New Roman" w:hAnsi="Times New Roman" w:cs="Times New Roman"/>
          <w:sz w:val="24"/>
          <w:szCs w:val="24"/>
        </w:rPr>
        <w:t xml:space="preserve"> as MyCOMS by Universiti Putra Malaysia (UPM), in hopes to promote green technology in the Serdang Campus. The COMS is a single-</w:t>
      </w:r>
      <w:r w:rsidR="00560D19" w:rsidRPr="00F81661">
        <w:rPr>
          <w:rFonts w:ascii="Times New Roman" w:hAnsi="Times New Roman" w:cs="Times New Roman"/>
          <w:sz w:val="24"/>
          <w:szCs w:val="24"/>
        </w:rPr>
        <w:t>seated</w:t>
      </w:r>
      <w:r w:rsidRPr="00F81661">
        <w:rPr>
          <w:rFonts w:ascii="Times New Roman" w:hAnsi="Times New Roman" w:cs="Times New Roman"/>
          <w:sz w:val="24"/>
          <w:szCs w:val="24"/>
        </w:rPr>
        <w:t xml:space="preserve"> ultra-compact electric vehicle, which carry the meanings of </w:t>
      </w:r>
      <w:r w:rsidR="007E30A8">
        <w:rPr>
          <w:rFonts w:ascii="Times New Roman" w:hAnsi="Times New Roman" w:cs="Times New Roman"/>
          <w:sz w:val="24"/>
          <w:szCs w:val="24"/>
        </w:rPr>
        <w:t>‘smooth, short rides into town”</w:t>
      </w:r>
      <w:r w:rsidRPr="00F81661">
        <w:rPr>
          <w:rFonts w:ascii="Times New Roman" w:hAnsi="Times New Roman" w:cs="Times New Roman"/>
          <w:sz w:val="24"/>
          <w:szCs w:val="24"/>
        </w:rPr>
        <w:t>. Three COMS are received, and it represents the collaboration between UPM, Toyota Auto Body Malaysia (TABM), Toyota Auto Body Japan (TABJ) and also Kyushu Institute of Technology (Kyutech), Japan. This project will have high similarities of the model of bike-sharing, as the COMS is a single-</w:t>
      </w:r>
      <w:r w:rsidR="00560D19" w:rsidRPr="00F81661">
        <w:rPr>
          <w:rFonts w:ascii="Times New Roman" w:hAnsi="Times New Roman" w:cs="Times New Roman"/>
          <w:sz w:val="24"/>
          <w:szCs w:val="24"/>
        </w:rPr>
        <w:t>seated</w:t>
      </w:r>
      <w:r w:rsidRPr="00F81661">
        <w:rPr>
          <w:rFonts w:ascii="Times New Roman" w:hAnsi="Times New Roman" w:cs="Times New Roman"/>
          <w:sz w:val="24"/>
          <w:szCs w:val="24"/>
        </w:rPr>
        <w:t xml:space="preserve"> vehicle, and can only be transported whenever there is driver on it.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proposed mobile application which specially created for mobile device with platform of Android is expected to build to coordinate and monitor the MyCOMS vehicle. It is targeted to provide efficiency for users to manage the booking of the MyCOMS, and also for the administration team to have full time monitoring of the vehicle whenever it is.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 xml:space="preserve">1.5 Report Outline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The thesis consists of five chapters, which includes introduction, literature review, methodology, result and discussion, and conclusion.</w:t>
      </w:r>
    </w:p>
    <w:p w:rsidR="00BE070C"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 xml:space="preserve">Chapter 1 - Introduction to the background of the involved EV which is MyCOMS, and the targeted ride-sharing android application. Problem statements are defined in this chapter. The aims and main objectives of the project are also discussed in the chapter too. Project scope is declared at the end of the chapter. </w:t>
      </w:r>
    </w:p>
    <w:p w:rsidR="00BE070C"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Chapter 2 - Literature review of the related research on the ride-sharing industries, including vehicles with driver, and also vehicles that are driverless. The existing ride-sharing application are studied, compared and discussed in this chapter. Main focus of the project which is the ride-sharing android application is discussed in the chapter.</w:t>
      </w:r>
    </w:p>
    <w:p w:rsidR="00BE070C"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 xml:space="preserve">Chapter 3 - Methodology used in the overall flow, outline and the process of the project. The related materials and equipment such as </w:t>
      </w:r>
      <w:r w:rsidR="00560D19" w:rsidRPr="00FD74BE">
        <w:rPr>
          <w:rFonts w:ascii="Times New Roman" w:hAnsi="Times New Roman" w:cs="Times New Roman"/>
          <w:sz w:val="24"/>
          <w:szCs w:val="24"/>
        </w:rPr>
        <w:t>hardware</w:t>
      </w:r>
      <w:r w:rsidRPr="00FD74BE">
        <w:rPr>
          <w:rFonts w:ascii="Times New Roman" w:hAnsi="Times New Roman" w:cs="Times New Roman"/>
          <w:sz w:val="24"/>
          <w:szCs w:val="24"/>
        </w:rPr>
        <w:t xml:space="preserve"> and </w:t>
      </w:r>
      <w:r w:rsidR="00560D19" w:rsidRPr="00FD74BE">
        <w:rPr>
          <w:rFonts w:ascii="Times New Roman" w:hAnsi="Times New Roman" w:cs="Times New Roman"/>
          <w:sz w:val="24"/>
          <w:szCs w:val="24"/>
        </w:rPr>
        <w:t>software</w:t>
      </w:r>
      <w:r w:rsidRPr="00FD74BE">
        <w:rPr>
          <w:rFonts w:ascii="Times New Roman" w:hAnsi="Times New Roman" w:cs="Times New Roman"/>
          <w:sz w:val="24"/>
          <w:szCs w:val="24"/>
        </w:rPr>
        <w:t xml:space="preserve"> involved: Android devices, Android Studio IDE and MyCOMS are discussed. The architecture of the android </w:t>
      </w:r>
      <w:r w:rsidRPr="00FD74BE">
        <w:rPr>
          <w:rFonts w:ascii="Times New Roman" w:hAnsi="Times New Roman" w:cs="Times New Roman"/>
          <w:sz w:val="24"/>
          <w:szCs w:val="24"/>
        </w:rPr>
        <w:lastRenderedPageBreak/>
        <w:t xml:space="preserve">system is further explained in this chapter. The emerging idea of developing this ride-sharing application is further discussed in the same section of the chapter. </w:t>
      </w:r>
    </w:p>
    <w:p w:rsidR="00FD74BE" w:rsidRPr="00FD74BE" w:rsidRDefault="00BE070C"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Chapter 4 - The result and discussion which shows the screenshot, and also the performance evaluation of the application. The problem faced throughout the application development and project deployment are discussed in this chapter.</w:t>
      </w:r>
    </w:p>
    <w:p w:rsidR="00BE070C" w:rsidRPr="00FD74BE" w:rsidRDefault="00560D19" w:rsidP="00FD74BE">
      <w:pPr>
        <w:pStyle w:val="ListParagraph"/>
        <w:numPr>
          <w:ilvl w:val="0"/>
          <w:numId w:val="3"/>
        </w:numPr>
        <w:spacing w:line="360" w:lineRule="auto"/>
        <w:jc w:val="both"/>
        <w:rPr>
          <w:rFonts w:ascii="Times New Roman" w:hAnsi="Times New Roman" w:cs="Times New Roman"/>
          <w:sz w:val="24"/>
          <w:szCs w:val="24"/>
        </w:rPr>
      </w:pPr>
      <w:r w:rsidRPr="00FD74BE">
        <w:rPr>
          <w:rFonts w:ascii="Times New Roman" w:hAnsi="Times New Roman" w:cs="Times New Roman"/>
          <w:sz w:val="24"/>
          <w:szCs w:val="24"/>
        </w:rPr>
        <w:t xml:space="preserve">Chapter 5 - </w:t>
      </w:r>
      <w:r w:rsidR="00BE070C" w:rsidRPr="00FD74BE">
        <w:rPr>
          <w:rFonts w:ascii="Times New Roman" w:hAnsi="Times New Roman" w:cs="Times New Roman"/>
          <w:sz w:val="24"/>
          <w:szCs w:val="24"/>
        </w:rPr>
        <w:t xml:space="preserve">Conclusion of the whole project in the last chapter of the thesis. </w:t>
      </w:r>
      <w:r w:rsidR="002131DB" w:rsidRPr="00FD74BE">
        <w:rPr>
          <w:rFonts w:ascii="Times New Roman" w:hAnsi="Times New Roman" w:cs="Times New Roman"/>
          <w:sz w:val="24"/>
          <w:szCs w:val="24"/>
        </w:rPr>
        <w:t>This chapter will includes the</w:t>
      </w:r>
      <w:r w:rsidR="00BE070C" w:rsidRPr="00FD74BE">
        <w:rPr>
          <w:rFonts w:ascii="Times New Roman" w:hAnsi="Times New Roman" w:cs="Times New Roman"/>
          <w:sz w:val="24"/>
          <w:szCs w:val="24"/>
        </w:rPr>
        <w:t xml:space="preserve"> application development, the evaluation findings and also the future works possible for the application are discussed in the chapter.</w:t>
      </w:r>
    </w:p>
    <w:p w:rsidR="00FD74BE" w:rsidRDefault="00FD74BE" w:rsidP="008A14EC">
      <w:pPr>
        <w:spacing w:line="360" w:lineRule="auto"/>
        <w:jc w:val="center"/>
        <w:rPr>
          <w:rFonts w:ascii="Times New Roman" w:hAnsi="Times New Roman" w:cs="Times New Roman"/>
          <w:b/>
          <w:sz w:val="24"/>
          <w:szCs w:val="24"/>
        </w:rPr>
      </w:pPr>
    </w:p>
    <w:p w:rsidR="0040256B" w:rsidRDefault="0040256B">
      <w:pPr>
        <w:rPr>
          <w:ins w:id="17" w:author="choo hong yee" w:date="2018-05-24T04:10:00Z"/>
          <w:rFonts w:ascii="Times New Roman" w:hAnsi="Times New Roman" w:cs="Times New Roman"/>
          <w:b/>
          <w:sz w:val="24"/>
          <w:szCs w:val="24"/>
        </w:rPr>
      </w:pPr>
      <w:ins w:id="18" w:author="choo hong yee" w:date="2018-05-24T04:10:00Z">
        <w:r>
          <w:rPr>
            <w:rFonts w:ascii="Times New Roman" w:hAnsi="Times New Roman" w:cs="Times New Roman"/>
            <w:b/>
            <w:sz w:val="24"/>
            <w:szCs w:val="24"/>
          </w:rPr>
          <w:br w:type="page"/>
        </w:r>
      </w:ins>
    </w:p>
    <w:p w:rsidR="00FD74BE" w:rsidRDefault="00FD74BE" w:rsidP="008A14EC">
      <w:pPr>
        <w:spacing w:line="360" w:lineRule="auto"/>
        <w:jc w:val="center"/>
        <w:rPr>
          <w:rFonts w:ascii="Times New Roman" w:hAnsi="Times New Roman" w:cs="Times New Roman"/>
          <w:b/>
          <w:sz w:val="24"/>
          <w:szCs w:val="24"/>
        </w:rPr>
      </w:pPr>
    </w:p>
    <w:p w:rsidR="00BE070C" w:rsidRPr="008A14EC" w:rsidRDefault="00BE070C" w:rsidP="008A14EC">
      <w:pPr>
        <w:spacing w:line="360" w:lineRule="auto"/>
        <w:jc w:val="center"/>
        <w:rPr>
          <w:rFonts w:ascii="Times New Roman" w:hAnsi="Times New Roman" w:cs="Times New Roman"/>
          <w:b/>
          <w:sz w:val="24"/>
          <w:szCs w:val="24"/>
        </w:rPr>
      </w:pPr>
      <w:r w:rsidRPr="008A14EC">
        <w:rPr>
          <w:rFonts w:ascii="Times New Roman" w:hAnsi="Times New Roman" w:cs="Times New Roman"/>
          <w:b/>
          <w:sz w:val="24"/>
          <w:szCs w:val="24"/>
        </w:rPr>
        <w:t>CHAPTER 2</w:t>
      </w:r>
    </w:p>
    <w:p w:rsidR="00BE070C" w:rsidRDefault="00BE070C" w:rsidP="008A14EC">
      <w:pPr>
        <w:spacing w:line="360" w:lineRule="auto"/>
        <w:jc w:val="center"/>
        <w:rPr>
          <w:rFonts w:ascii="Times New Roman" w:hAnsi="Times New Roman" w:cs="Times New Roman"/>
          <w:b/>
          <w:sz w:val="24"/>
          <w:szCs w:val="24"/>
        </w:rPr>
      </w:pPr>
      <w:r w:rsidRPr="008A14EC">
        <w:rPr>
          <w:rFonts w:ascii="Times New Roman" w:hAnsi="Times New Roman" w:cs="Times New Roman"/>
          <w:b/>
          <w:sz w:val="24"/>
          <w:szCs w:val="24"/>
        </w:rPr>
        <w:t>LITERATURE REVIEW</w:t>
      </w:r>
    </w:p>
    <w:p w:rsidR="008A14EC" w:rsidRDefault="008A14EC" w:rsidP="008A14EC">
      <w:pPr>
        <w:spacing w:line="360" w:lineRule="auto"/>
        <w:jc w:val="center"/>
        <w:rPr>
          <w:rFonts w:ascii="Times New Roman" w:hAnsi="Times New Roman" w:cs="Times New Roman"/>
          <w:b/>
          <w:sz w:val="24"/>
          <w:szCs w:val="24"/>
        </w:rPr>
      </w:pPr>
    </w:p>
    <w:p w:rsidR="00FD74BE" w:rsidRDefault="00FD74BE" w:rsidP="008A14EC">
      <w:pPr>
        <w:spacing w:line="360" w:lineRule="auto"/>
        <w:jc w:val="center"/>
        <w:rPr>
          <w:rFonts w:ascii="Times New Roman" w:hAnsi="Times New Roman" w:cs="Times New Roman"/>
          <w:b/>
          <w:sz w:val="24"/>
          <w:szCs w:val="24"/>
        </w:rPr>
      </w:pPr>
    </w:p>
    <w:p w:rsidR="008A14EC" w:rsidRPr="00F81661" w:rsidRDefault="008A14EC" w:rsidP="008A14EC">
      <w:pPr>
        <w:spacing w:line="360" w:lineRule="auto"/>
        <w:jc w:val="center"/>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2.1 Introduction</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In this chapter, the case study of the operational model of ride-sharing and bike-sharing application </w:t>
      </w:r>
      <w:r w:rsidR="00CE3817">
        <w:rPr>
          <w:rFonts w:ascii="Times New Roman" w:hAnsi="Times New Roman" w:cs="Times New Roman"/>
          <w:sz w:val="24"/>
          <w:szCs w:val="24"/>
        </w:rPr>
        <w:t>are</w:t>
      </w:r>
      <w:r w:rsidRPr="00F81661">
        <w:rPr>
          <w:rFonts w:ascii="Times New Roman" w:hAnsi="Times New Roman" w:cs="Times New Roman"/>
          <w:sz w:val="24"/>
          <w:szCs w:val="24"/>
        </w:rPr>
        <w:t xml:space="preserve"> discuss</w:t>
      </w:r>
      <w:r w:rsidR="00772580">
        <w:rPr>
          <w:rFonts w:ascii="Times New Roman" w:hAnsi="Times New Roman" w:cs="Times New Roman"/>
          <w:sz w:val="24"/>
          <w:szCs w:val="24"/>
        </w:rPr>
        <w:t>ed</w:t>
      </w:r>
      <w:r w:rsidRPr="00F81661">
        <w:rPr>
          <w:rFonts w:ascii="Times New Roman" w:hAnsi="Times New Roman" w:cs="Times New Roman"/>
          <w:sz w:val="24"/>
          <w:szCs w:val="24"/>
        </w:rPr>
        <w:t xml:space="preserve"> thoroughly. The existing system of the application </w:t>
      </w:r>
      <w:r w:rsidR="003C058E" w:rsidRPr="003C058E">
        <w:rPr>
          <w:rFonts w:ascii="Times New Roman" w:hAnsi="Times New Roman" w:cs="Times New Roman"/>
          <w:sz w:val="24"/>
          <w:szCs w:val="24"/>
        </w:rPr>
        <w:t xml:space="preserve">is studied and discussed </w:t>
      </w:r>
      <w:r w:rsidR="003C058E">
        <w:rPr>
          <w:rFonts w:ascii="Times New Roman" w:hAnsi="Times New Roman" w:cs="Times New Roman"/>
          <w:sz w:val="24"/>
          <w:szCs w:val="24"/>
        </w:rPr>
        <w:t xml:space="preserve">further </w:t>
      </w:r>
      <w:r w:rsidRPr="00F81661">
        <w:rPr>
          <w:rFonts w:ascii="Times New Roman" w:hAnsi="Times New Roman" w:cs="Times New Roman"/>
          <w:sz w:val="24"/>
          <w:szCs w:val="24"/>
        </w:rPr>
        <w:t xml:space="preserve">especially on features, limitations, advantages and disadvantages throughout this chapter.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2.2 Ride Sharing</w:t>
      </w:r>
    </w:p>
    <w:p w:rsidR="00BE070C" w:rsidRPr="00F81661"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Public transportation plays a significant role in daily lives of Malaysian citizens as it connects each other to the desired destination. Some of the most common form of public transportation such as bus, train, taxi and others, where one of the mode has occupancy lesser than 40% which is taxi in the form of vehicle. One of the reasons is that the service and cost of hiring a taxi is not proportional as customer</w:t>
      </w:r>
      <w:r w:rsidR="00693852">
        <w:rPr>
          <w:rFonts w:ascii="Times New Roman" w:hAnsi="Times New Roman" w:cs="Times New Roman"/>
          <w:sz w:val="24"/>
          <w:szCs w:val="24"/>
        </w:rPr>
        <w:t xml:space="preserve"> feel there is unfairness in it</w:t>
      </w:r>
      <w:r w:rsidRPr="00F81661">
        <w:rPr>
          <w:rFonts w:ascii="Times New Roman" w:hAnsi="Times New Roman" w:cs="Times New Roman"/>
          <w:sz w:val="24"/>
          <w:szCs w:val="24"/>
        </w:rPr>
        <w:t xml:space="preserve"> [1]</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w:t>
      </w:r>
      <w:r w:rsidR="00927CF4" w:rsidRPr="00F81661">
        <w:rPr>
          <w:rFonts w:ascii="Times New Roman" w:hAnsi="Times New Roman" w:cs="Times New Roman"/>
          <w:sz w:val="24"/>
          <w:szCs w:val="24"/>
        </w:rPr>
        <w:t>Monopolized</w:t>
      </w:r>
      <w:r w:rsidRPr="00F81661">
        <w:rPr>
          <w:rFonts w:ascii="Times New Roman" w:hAnsi="Times New Roman" w:cs="Times New Roman"/>
          <w:sz w:val="24"/>
          <w:szCs w:val="24"/>
        </w:rPr>
        <w:t xml:space="preserve"> and bad </w:t>
      </w:r>
      <w:r w:rsidR="00927CF4" w:rsidRPr="00F81661">
        <w:rPr>
          <w:rFonts w:ascii="Times New Roman" w:hAnsi="Times New Roman" w:cs="Times New Roman"/>
          <w:sz w:val="24"/>
          <w:szCs w:val="24"/>
        </w:rPr>
        <w:t>behavior</w:t>
      </w:r>
      <w:r w:rsidRPr="00F81661">
        <w:rPr>
          <w:rFonts w:ascii="Times New Roman" w:hAnsi="Times New Roman" w:cs="Times New Roman"/>
          <w:sz w:val="24"/>
          <w:szCs w:val="24"/>
        </w:rPr>
        <w:t xml:space="preserve"> of driver are also the reason for the low using rate of taxi. As compared to the other transportation, taxi carries the highest mobility and flexibility, with no tracks needed as compared to trains, and wider roads for busses, it is simply the best mode of transportation for short distance around a certain area.</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But since the occupancy rate of taxi is low, and special infrastructure needed for trains and bus, families with higher purchasing power can afford </w:t>
      </w:r>
      <w:r w:rsidR="00927CF4" w:rsidRPr="00F81661">
        <w:rPr>
          <w:rFonts w:ascii="Times New Roman" w:hAnsi="Times New Roman" w:cs="Times New Roman"/>
          <w:sz w:val="24"/>
          <w:szCs w:val="24"/>
        </w:rPr>
        <w:t>to buy</w:t>
      </w:r>
      <w:r w:rsidRPr="00F81661">
        <w:rPr>
          <w:rFonts w:ascii="Times New Roman" w:hAnsi="Times New Roman" w:cs="Times New Roman"/>
          <w:sz w:val="24"/>
          <w:szCs w:val="24"/>
        </w:rPr>
        <w:t xml:space="preserve"> a vehicle for daily travelling purpose. With that the cars on the road increases gradually which leads to high traffic on daily commute. Cars are not fully utilize if it </w:t>
      </w:r>
      <w:r w:rsidR="00FD74BE">
        <w:rPr>
          <w:rFonts w:ascii="Times New Roman" w:hAnsi="Times New Roman" w:cs="Times New Roman"/>
          <w:sz w:val="24"/>
          <w:szCs w:val="24"/>
        </w:rPr>
        <w:t>carries only one</w:t>
      </w:r>
      <w:r w:rsidRPr="00F81661">
        <w:rPr>
          <w:rFonts w:ascii="Times New Roman" w:hAnsi="Times New Roman" w:cs="Times New Roman"/>
          <w:sz w:val="24"/>
          <w:szCs w:val="24"/>
        </w:rPr>
        <w:t xml:space="preserve"> passenger, and leads to the main reason for creating traffic jam commuting from one place to another. This can be solved by pairing users together with </w:t>
      </w:r>
      <w:r w:rsidRPr="00F81661">
        <w:rPr>
          <w:rFonts w:ascii="Times New Roman" w:hAnsi="Times New Roman" w:cs="Times New Roman"/>
          <w:sz w:val="24"/>
          <w:szCs w:val="24"/>
        </w:rPr>
        <w:lastRenderedPageBreak/>
        <w:t xml:space="preserve">the same destination up to the maximum capacity of the car, the traffic condition could be reduced at least 4 times as compared to the </w:t>
      </w:r>
      <w:r w:rsidR="00927CF4" w:rsidRPr="00F81661">
        <w:rPr>
          <w:rFonts w:ascii="Times New Roman" w:hAnsi="Times New Roman" w:cs="Times New Roman"/>
          <w:sz w:val="24"/>
          <w:szCs w:val="24"/>
        </w:rPr>
        <w:t>worst case</w:t>
      </w:r>
      <w:r w:rsidRPr="00F81661">
        <w:rPr>
          <w:rFonts w:ascii="Times New Roman" w:hAnsi="Times New Roman" w:cs="Times New Roman"/>
          <w:sz w:val="24"/>
          <w:szCs w:val="24"/>
        </w:rPr>
        <w:t xml:space="preserve"> scenario mentioned earlier. But how do people solve that by knowing who is the exact person that has the same destination with the departing location within a close range? Analyzing the field of software development integrating with social media, this is made possible when information is shared on a platform which is to be viewed publicly, and user with high similarity will be known and paired which makes up to solving the case earlier. Crowdsourcing the data would automates the whole process and reduce the effort in exploring potential user in the domain</w:t>
      </w:r>
      <w:r w:rsidR="00693852">
        <w:rPr>
          <w:rFonts w:ascii="Times New Roman" w:hAnsi="Times New Roman" w:cs="Times New Roman"/>
          <w:sz w:val="24"/>
          <w:szCs w:val="24"/>
        </w:rPr>
        <w:t xml:space="preserve"> of traffic and transportation </w:t>
      </w:r>
      <w:r w:rsidRPr="00F81661">
        <w:rPr>
          <w:rFonts w:ascii="Times New Roman" w:hAnsi="Times New Roman" w:cs="Times New Roman"/>
          <w:sz w:val="24"/>
          <w:szCs w:val="24"/>
        </w:rPr>
        <w:t>[2]</w:t>
      </w:r>
      <w:r w:rsidR="00693852">
        <w:rPr>
          <w:rFonts w:ascii="Times New Roman" w:hAnsi="Times New Roman" w:cs="Times New Roman"/>
          <w:sz w:val="24"/>
          <w:szCs w:val="24"/>
        </w:rPr>
        <w:t>.</w:t>
      </w:r>
    </w:p>
    <w:p w:rsidR="00BE070C" w:rsidRDefault="00353253"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These sharing economy business is built not only on the technology advancement, but also in a sense</w:t>
      </w:r>
      <w:r w:rsidR="00FF13FE">
        <w:rPr>
          <w:rFonts w:ascii="Times New Roman" w:hAnsi="Times New Roman" w:cs="Times New Roman"/>
          <w:sz w:val="24"/>
          <w:szCs w:val="24"/>
        </w:rPr>
        <w:t xml:space="preserve"> of “trust” among each other [3</w:t>
      </w:r>
      <w:r>
        <w:rPr>
          <w:rFonts w:ascii="Times New Roman" w:hAnsi="Times New Roman" w:cs="Times New Roman"/>
          <w:sz w:val="24"/>
          <w:szCs w:val="24"/>
        </w:rPr>
        <w:t>]</w:t>
      </w:r>
      <w:r w:rsidR="001F12D2">
        <w:rPr>
          <w:rFonts w:ascii="Times New Roman" w:hAnsi="Times New Roman" w:cs="Times New Roman"/>
          <w:sz w:val="24"/>
          <w:szCs w:val="24"/>
        </w:rPr>
        <w:t>. The sharing of object among strangers solely rely on trust, is the key of success to the service provided, and it can be provided with a little help from technology. Building of platform ease the communication among each other. Tracking of whereabouts and usage rate can be monitored and viewed, in order to prevent unwanted events to happen. User will not be easily affected by words and saying from another user, and instead it will be affected by mainly the service provider’</w:t>
      </w:r>
      <w:r w:rsidR="00FF13FE">
        <w:rPr>
          <w:rFonts w:ascii="Times New Roman" w:hAnsi="Times New Roman" w:cs="Times New Roman"/>
          <w:sz w:val="24"/>
          <w:szCs w:val="24"/>
        </w:rPr>
        <w:t>s performance and reputation [4</w:t>
      </w:r>
      <w:r w:rsidR="001F12D2">
        <w:rPr>
          <w:rFonts w:ascii="Times New Roman" w:hAnsi="Times New Roman" w:cs="Times New Roman"/>
          <w:sz w:val="24"/>
          <w:szCs w:val="24"/>
        </w:rPr>
        <w:t xml:space="preserve">]. </w:t>
      </w:r>
      <w:r w:rsidR="00BE070C" w:rsidRPr="00F81661">
        <w:rPr>
          <w:rFonts w:ascii="Times New Roman" w:hAnsi="Times New Roman" w:cs="Times New Roman"/>
          <w:sz w:val="24"/>
          <w:szCs w:val="24"/>
        </w:rPr>
        <w:t xml:space="preserve"> </w:t>
      </w:r>
    </w:p>
    <w:p w:rsidR="00D143EB" w:rsidRPr="00F81661" w:rsidRDefault="00D143EB"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2.3</w:t>
      </w:r>
      <w:r w:rsidR="00BE070C" w:rsidRPr="00D143EB">
        <w:rPr>
          <w:rFonts w:ascii="Times New Roman" w:hAnsi="Times New Roman" w:cs="Times New Roman"/>
          <w:b/>
          <w:sz w:val="24"/>
          <w:szCs w:val="24"/>
        </w:rPr>
        <w:t xml:space="preserve"> Bike Sharing</w:t>
      </w:r>
    </w:p>
    <w:p w:rsidR="00BE070C" w:rsidRPr="00F81661"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Since the operational concept of the Android application of MyCOMS is roughly similar to bike sharing system, the case studies done by researchers will be discussed in this section to further differentiates the difference comparing to ride-sharing application. According to Shaheen, bike sharing system is currently one of the transportation system in major cities, in solving congestion problem, as well as the ‘last mile problem’ which can be further defined as the distance between home and the transit station</w:t>
      </w:r>
      <w:r w:rsidR="00693852">
        <w:rPr>
          <w:rFonts w:ascii="Times New Roman" w:hAnsi="Times New Roman" w:cs="Times New Roman"/>
          <w:sz w:val="24"/>
          <w:szCs w:val="24"/>
        </w:rPr>
        <w:t xml:space="preserve">, which can be too far to walk </w:t>
      </w:r>
      <w:r w:rsidR="00FF13FE">
        <w:rPr>
          <w:rFonts w:ascii="Times New Roman" w:hAnsi="Times New Roman" w:cs="Times New Roman"/>
          <w:sz w:val="24"/>
          <w:szCs w:val="24"/>
        </w:rPr>
        <w:t>[5</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Most of the big cities are using bike sharing as the solution for users in commuting between places where transit station is not available. Ricci has stated that bike sharing has a network of bicycles which spread across an area of strategically positioned ‘bike sharing station’, which can be used by user for point-to-point jour</w:t>
      </w:r>
      <w:r w:rsidR="00693852">
        <w:rPr>
          <w:rFonts w:ascii="Times New Roman" w:hAnsi="Times New Roman" w:cs="Times New Roman"/>
          <w:sz w:val="24"/>
          <w:szCs w:val="24"/>
        </w:rPr>
        <w:t>ney purpose in a period of time</w:t>
      </w:r>
      <w:r w:rsidR="00FF13FE">
        <w:rPr>
          <w:rFonts w:ascii="Times New Roman" w:hAnsi="Times New Roman" w:cs="Times New Roman"/>
          <w:sz w:val="24"/>
          <w:szCs w:val="24"/>
        </w:rPr>
        <w:t xml:space="preserve"> [6</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w:t>
      </w:r>
    </w:p>
    <w:p w:rsidR="00BE070C" w:rsidRPr="00F81661"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With the reference made, the similarities is shown between bike sharing and MyCOMS application, where both of the application involves deployment of vehicles at stations, and allow </w:t>
      </w:r>
      <w:r w:rsidRPr="00F81661">
        <w:rPr>
          <w:rFonts w:ascii="Times New Roman" w:hAnsi="Times New Roman" w:cs="Times New Roman"/>
          <w:sz w:val="24"/>
          <w:szCs w:val="24"/>
        </w:rPr>
        <w:lastRenderedPageBreak/>
        <w:t xml:space="preserve">users to book and use it for a period of time, for point-to-point travel purposes. However the downside of both application is that the vehicles would require rebalancing every day, as the demand will differs according to the factors based on the stations. The demand will fluctuate based on several aspect such as the weather, time of travel, location of station, population of station and </w:t>
      </w:r>
      <w:r w:rsidR="00353253" w:rsidRPr="00F81661">
        <w:rPr>
          <w:rFonts w:ascii="Times New Roman" w:hAnsi="Times New Roman" w:cs="Times New Roman"/>
          <w:sz w:val="24"/>
          <w:szCs w:val="24"/>
        </w:rPr>
        <w:t>etc.</w:t>
      </w:r>
      <w:r w:rsidRPr="00F81661">
        <w:rPr>
          <w:rFonts w:ascii="Times New Roman" w:hAnsi="Times New Roman" w:cs="Times New Roman"/>
          <w:sz w:val="24"/>
          <w:szCs w:val="24"/>
        </w:rPr>
        <w:t>, where every element plays important role in affecting the usage level of the application.</w:t>
      </w:r>
    </w:p>
    <w:p w:rsidR="00BE070C" w:rsidRDefault="00BE070C" w:rsidP="00FD74BE">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In order to rebalance the vehicle deployment, example and reference are taken from bike sharing model. </w:t>
      </w:r>
      <w:r w:rsidR="00A37187" w:rsidRPr="00A37187">
        <w:rPr>
          <w:rFonts w:ascii="Times New Roman" w:hAnsi="Times New Roman" w:cs="Times New Roman"/>
          <w:sz w:val="24"/>
          <w:szCs w:val="24"/>
        </w:rPr>
        <w:t>Several research were done in predicting the demand as rebalancing of vehicles is always an issue for the service provider, with various method used.</w:t>
      </w:r>
      <w:r w:rsidR="00A37187">
        <w:rPr>
          <w:rFonts w:ascii="Times New Roman" w:hAnsi="Times New Roman" w:cs="Times New Roman"/>
          <w:sz w:val="24"/>
          <w:szCs w:val="24"/>
        </w:rPr>
        <w:t xml:space="preserve"> </w:t>
      </w:r>
      <w:r w:rsidRPr="00F81661">
        <w:rPr>
          <w:rFonts w:ascii="Times New Roman" w:hAnsi="Times New Roman" w:cs="Times New Roman"/>
          <w:sz w:val="24"/>
          <w:szCs w:val="24"/>
        </w:rPr>
        <w:t>To avoid wastage of manpower in providing mobility in allocating the cars at the desired location, artificial intelligence system is adapted into the system. According to Syed, their study in forecasting bike demand using fuzzy interference mechanism has proved that the un-optimized fuzzy interference system can outperform un-optimized traditional feed forward neural network, and concludes that simple fuzzy interference b</w:t>
      </w:r>
      <w:r w:rsidR="00FF13FE">
        <w:rPr>
          <w:rFonts w:ascii="Times New Roman" w:hAnsi="Times New Roman" w:cs="Times New Roman"/>
          <w:sz w:val="24"/>
          <w:szCs w:val="24"/>
        </w:rPr>
        <w:t>ased prediction is sufficient [7</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Author also uses input parameters such as weather, holidays and number of user. Randomize of input is first done, and the system is run 5 times to ensure that the data obtain is accurate and consistent. This paper shows that the prediction using fuzzy logic is feasible, and is not limited only to using neural network for forecasting purpose.</w:t>
      </w:r>
    </w:p>
    <w:p w:rsidR="001F12D2" w:rsidRDefault="00A37187" w:rsidP="00FD74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Other than that, user’s trip can be predicted as well according to the research which based on the fuzzy logic based </w:t>
      </w:r>
      <w:r w:rsidR="00FF13FE">
        <w:rPr>
          <w:rFonts w:ascii="Times New Roman" w:hAnsi="Times New Roman" w:cs="Times New Roman"/>
          <w:sz w:val="24"/>
          <w:szCs w:val="24"/>
        </w:rPr>
        <w:t>trip generation model [8</w:t>
      </w:r>
      <w:r>
        <w:rPr>
          <w:rFonts w:ascii="Times New Roman" w:hAnsi="Times New Roman" w:cs="Times New Roman"/>
          <w:sz w:val="24"/>
          <w:szCs w:val="24"/>
        </w:rPr>
        <w:t xml:space="preserve">]. </w:t>
      </w:r>
      <w:r w:rsidR="00A92B1D">
        <w:rPr>
          <w:rFonts w:ascii="Times New Roman" w:hAnsi="Times New Roman" w:cs="Times New Roman"/>
          <w:sz w:val="24"/>
          <w:szCs w:val="24"/>
        </w:rPr>
        <w:t>The prediction on user’s trip is important as it affect the demand level of each station in a whole. A notification can be sent to user as an alert of vehicle availability if the prediction data matched with the real-time data. A similar research on the user’s journey prediction is done as well [</w:t>
      </w:r>
      <w:r w:rsidR="00FF13FE">
        <w:rPr>
          <w:rFonts w:ascii="Times New Roman" w:hAnsi="Times New Roman" w:cs="Times New Roman"/>
          <w:sz w:val="24"/>
          <w:szCs w:val="24"/>
        </w:rPr>
        <w:t>9</w:t>
      </w:r>
      <w:r w:rsidR="00A92B1D">
        <w:rPr>
          <w:rFonts w:ascii="Times New Roman" w:hAnsi="Times New Roman" w:cs="Times New Roman"/>
          <w:sz w:val="24"/>
          <w:szCs w:val="24"/>
        </w:rPr>
        <w:t xml:space="preserve">] train predict. It predicts the passenger flow on journey from station to station. From it the traffic management can be done effectively as it helps in providing mobility to the vehicle in reaching stations which have high demand. This paper models the flow with fuzzy logic, adding features of passenger demand to the </w:t>
      </w:r>
      <w:r w:rsidR="00FF13FE">
        <w:rPr>
          <w:rFonts w:ascii="Times New Roman" w:hAnsi="Times New Roman" w:cs="Times New Roman"/>
          <w:sz w:val="24"/>
          <w:szCs w:val="24"/>
        </w:rPr>
        <w:t>mode of transportation [10</w:t>
      </w:r>
      <w:r w:rsidR="00A92B1D">
        <w:rPr>
          <w:rFonts w:ascii="Times New Roman" w:hAnsi="Times New Roman" w:cs="Times New Roman"/>
          <w:sz w:val="24"/>
          <w:szCs w:val="24"/>
        </w:rPr>
        <w:t xml:space="preserve">]. </w:t>
      </w:r>
    </w:p>
    <w:p w:rsidR="007B639D" w:rsidRDefault="007B639D" w:rsidP="00FD74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With the high number of bicycle in a network of bike sharing system, a group of researcher did simulation optimization, to make sure that resources of bike sharing are shared and used equally [</w:t>
      </w:r>
      <w:r w:rsidR="00FF13FE">
        <w:rPr>
          <w:rFonts w:ascii="Times New Roman" w:hAnsi="Times New Roman" w:cs="Times New Roman"/>
          <w:sz w:val="24"/>
          <w:szCs w:val="24"/>
        </w:rPr>
        <w:t>11</w:t>
      </w:r>
      <w:r>
        <w:rPr>
          <w:rFonts w:ascii="Times New Roman" w:hAnsi="Times New Roman" w:cs="Times New Roman"/>
          <w:sz w:val="24"/>
          <w:szCs w:val="24"/>
        </w:rPr>
        <w:t>]. A proper data retrieved from the network can be mined and analyzed for future transportation improvements [</w:t>
      </w:r>
      <w:r w:rsidR="00FF13FE">
        <w:rPr>
          <w:rFonts w:ascii="Times New Roman" w:hAnsi="Times New Roman" w:cs="Times New Roman"/>
          <w:sz w:val="24"/>
          <w:szCs w:val="24"/>
        </w:rPr>
        <w:t>1</w:t>
      </w:r>
      <w:r>
        <w:rPr>
          <w:rFonts w:ascii="Times New Roman" w:hAnsi="Times New Roman" w:cs="Times New Roman"/>
          <w:sz w:val="24"/>
          <w:szCs w:val="24"/>
        </w:rPr>
        <w:t xml:space="preserve">2]. Collaboration between modes of transportation will improve the strength and weakness of each other, which brings more benefits to the users. </w:t>
      </w:r>
    </w:p>
    <w:p w:rsidR="007B639D" w:rsidRDefault="007B639D" w:rsidP="00FD74B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However comparing on the artificial intelligence method that are involved in prediction, several researchers have use different method such as planning algorithm and searching algorithm [</w:t>
      </w:r>
      <w:r w:rsidR="00FF13FE">
        <w:rPr>
          <w:rFonts w:ascii="Times New Roman" w:hAnsi="Times New Roman" w:cs="Times New Roman"/>
          <w:sz w:val="24"/>
          <w:szCs w:val="24"/>
        </w:rPr>
        <w:t>13</w:t>
      </w:r>
      <w:r>
        <w:rPr>
          <w:rFonts w:ascii="Times New Roman" w:hAnsi="Times New Roman" w:cs="Times New Roman"/>
          <w:sz w:val="24"/>
          <w:szCs w:val="24"/>
        </w:rPr>
        <w:t>] [</w:t>
      </w:r>
      <w:r w:rsidR="00FF13FE">
        <w:rPr>
          <w:rFonts w:ascii="Times New Roman" w:hAnsi="Times New Roman" w:cs="Times New Roman"/>
          <w:sz w:val="24"/>
          <w:szCs w:val="24"/>
        </w:rPr>
        <w:t>14</w:t>
      </w:r>
      <w:r>
        <w:rPr>
          <w:rFonts w:ascii="Times New Roman" w:hAnsi="Times New Roman" w:cs="Times New Roman"/>
          <w:sz w:val="24"/>
          <w:szCs w:val="24"/>
        </w:rPr>
        <w:t xml:space="preserve">]. Fuzzy logic will be used for this application as the data and number of input which the system has to deal with, is not complicated compared to the large network node in bike sharing system. Simple system for daily prediction require several input is suffice. </w:t>
      </w:r>
    </w:p>
    <w:p w:rsidR="00A92B1D" w:rsidRDefault="00A92B1D" w:rsidP="00FD74BE">
      <w:pPr>
        <w:spacing w:line="360" w:lineRule="auto"/>
        <w:ind w:firstLine="720"/>
        <w:jc w:val="both"/>
        <w:rPr>
          <w:rFonts w:ascii="Times New Roman" w:hAnsi="Times New Roman" w:cs="Times New Roman"/>
          <w:sz w:val="24"/>
          <w:szCs w:val="24"/>
        </w:rPr>
      </w:pPr>
    </w:p>
    <w:p w:rsidR="00FD74BE" w:rsidRPr="00D143EB" w:rsidRDefault="00C127AE" w:rsidP="00FD74BE">
      <w:pPr>
        <w:spacing w:line="360" w:lineRule="auto"/>
        <w:jc w:val="both"/>
        <w:rPr>
          <w:rFonts w:ascii="Times New Roman" w:hAnsi="Times New Roman" w:cs="Times New Roman"/>
          <w:b/>
          <w:sz w:val="24"/>
          <w:szCs w:val="24"/>
        </w:rPr>
      </w:pPr>
      <w:r>
        <w:rPr>
          <w:rFonts w:ascii="Times New Roman" w:hAnsi="Times New Roman" w:cs="Times New Roman"/>
          <w:b/>
          <w:sz w:val="24"/>
          <w:szCs w:val="24"/>
        </w:rPr>
        <w:t>2.4</w:t>
      </w:r>
      <w:r w:rsidR="00251724" w:rsidRPr="00D143EB">
        <w:rPr>
          <w:rFonts w:ascii="Times New Roman" w:hAnsi="Times New Roman" w:cs="Times New Roman"/>
          <w:b/>
          <w:sz w:val="24"/>
          <w:szCs w:val="24"/>
        </w:rPr>
        <w:t xml:space="preserve"> </w:t>
      </w:r>
      <w:r w:rsidR="00FD74BE" w:rsidRPr="00D143EB">
        <w:rPr>
          <w:rFonts w:ascii="Times New Roman" w:hAnsi="Times New Roman" w:cs="Times New Roman"/>
          <w:b/>
          <w:sz w:val="24"/>
          <w:szCs w:val="24"/>
        </w:rPr>
        <w:t>COMS</w:t>
      </w:r>
    </w:p>
    <w:p w:rsidR="001B039E" w:rsidRDefault="00FD74BE" w:rsidP="00FD74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COMS is a single seated </w:t>
      </w:r>
      <w:r w:rsidR="001B039E">
        <w:rPr>
          <w:rFonts w:ascii="Times New Roman" w:hAnsi="Times New Roman" w:cs="Times New Roman"/>
          <w:sz w:val="24"/>
          <w:szCs w:val="24"/>
        </w:rPr>
        <w:t xml:space="preserve">electric vehicle that is designed and manufactured by </w:t>
      </w:r>
      <w:r w:rsidR="001B039E" w:rsidRPr="001B039E">
        <w:rPr>
          <w:rFonts w:ascii="Times New Roman" w:hAnsi="Times New Roman" w:cs="Times New Roman"/>
          <w:sz w:val="24"/>
          <w:szCs w:val="24"/>
        </w:rPr>
        <w:t>Toyota</w:t>
      </w:r>
      <w:r w:rsidR="001B039E">
        <w:rPr>
          <w:rFonts w:ascii="Times New Roman" w:hAnsi="Times New Roman" w:cs="Times New Roman"/>
          <w:sz w:val="24"/>
          <w:szCs w:val="24"/>
        </w:rPr>
        <w:t>. According to the specification obtained from Toyota Auto Body Japan’s Corporate Social Responsibility Report 2013, COMS is a fully electric powered vehicle, that uses lead battery which can supply mileage of 50km per charge.</w:t>
      </w:r>
      <w:r w:rsidR="00251724">
        <w:rPr>
          <w:rFonts w:ascii="Times New Roman" w:hAnsi="Times New Roman" w:cs="Times New Roman"/>
          <w:sz w:val="24"/>
          <w:szCs w:val="24"/>
        </w:rPr>
        <w:t xml:space="preserve"> COMS is able to run at a maximum speed of 60km per hour, and it</w:t>
      </w:r>
      <w:r w:rsidR="001B039E">
        <w:rPr>
          <w:rFonts w:ascii="Times New Roman" w:hAnsi="Times New Roman" w:cs="Times New Roman"/>
          <w:sz w:val="24"/>
          <w:szCs w:val="24"/>
        </w:rPr>
        <w:t xml:space="preserve"> has noises which is generated at below 71dB at acceleration, and even lower at 65dB</w:t>
      </w:r>
      <w:r w:rsidR="00251724">
        <w:rPr>
          <w:rFonts w:ascii="Times New Roman" w:hAnsi="Times New Roman" w:cs="Times New Roman"/>
          <w:sz w:val="24"/>
          <w:szCs w:val="24"/>
        </w:rPr>
        <w:t xml:space="preserve"> when it is constantly running </w:t>
      </w:r>
      <w:r w:rsidR="001B039E">
        <w:rPr>
          <w:rFonts w:ascii="Times New Roman" w:hAnsi="Times New Roman" w:cs="Times New Roman"/>
          <w:sz w:val="24"/>
          <w:szCs w:val="24"/>
        </w:rPr>
        <w:t>[</w:t>
      </w:r>
      <w:r w:rsidR="00FF13FE">
        <w:rPr>
          <w:rFonts w:ascii="Times New Roman" w:hAnsi="Times New Roman" w:cs="Times New Roman"/>
          <w:sz w:val="24"/>
          <w:szCs w:val="24"/>
        </w:rPr>
        <w:t>15</w:t>
      </w:r>
      <w:r w:rsidR="001B039E">
        <w:rPr>
          <w:rFonts w:ascii="Times New Roman" w:hAnsi="Times New Roman" w:cs="Times New Roman"/>
          <w:sz w:val="24"/>
          <w:szCs w:val="24"/>
        </w:rPr>
        <w:t>]</w:t>
      </w:r>
      <w:r w:rsidR="00251724">
        <w:rPr>
          <w:rFonts w:ascii="Times New Roman" w:hAnsi="Times New Roman" w:cs="Times New Roman"/>
          <w:sz w:val="24"/>
          <w:szCs w:val="24"/>
        </w:rPr>
        <w:t xml:space="preserve">. It is targeted to serve user that would like to make short trip easier and more convenient. COMS has been deployed in several region of Japan, aiming to reduce carbon emission, as well as navigating through the narrow roads in most area of Japan. Its performance has won itself a </w:t>
      </w:r>
      <w:r w:rsidR="00251724" w:rsidRPr="00251724">
        <w:rPr>
          <w:rFonts w:ascii="Times New Roman" w:hAnsi="Times New Roman" w:cs="Times New Roman"/>
          <w:sz w:val="24"/>
          <w:szCs w:val="24"/>
        </w:rPr>
        <w:t>Nikkei MJ Outstanding Award</w:t>
      </w:r>
      <w:r w:rsidR="00251724">
        <w:rPr>
          <w:rFonts w:ascii="Times New Roman" w:hAnsi="Times New Roman" w:cs="Times New Roman"/>
          <w:sz w:val="24"/>
          <w:szCs w:val="24"/>
        </w:rPr>
        <w:t xml:space="preserve">, which further strengthens its identity among community. </w:t>
      </w:r>
    </w:p>
    <w:p w:rsidR="00251724" w:rsidRDefault="00251724" w:rsidP="00FD74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Researchers have used COMS in various field, which ranges from entertainment field to safety autonomous featured ride on the road. A virtual reality (VR) system is modeled based on motion car, which in this case </w:t>
      </w:r>
      <w:r w:rsidR="00FF13FE">
        <w:rPr>
          <w:rFonts w:ascii="Times New Roman" w:hAnsi="Times New Roman" w:cs="Times New Roman"/>
          <w:sz w:val="24"/>
          <w:szCs w:val="24"/>
        </w:rPr>
        <w:t>COMS was used as the platform [16</w:t>
      </w:r>
      <w:r>
        <w:rPr>
          <w:rFonts w:ascii="Times New Roman" w:hAnsi="Times New Roman" w:cs="Times New Roman"/>
          <w:sz w:val="24"/>
          <w:szCs w:val="24"/>
        </w:rPr>
        <w:t xml:space="preserve">].  The COMS was deployed as a motion platform, where it provides simulated motion sensation to the VR user with autonomous driving. User will control the car with VR controller and headset, where vision through the headset will feel the </w:t>
      </w:r>
      <w:r w:rsidR="00A7467E">
        <w:rPr>
          <w:rFonts w:ascii="Times New Roman" w:hAnsi="Times New Roman" w:cs="Times New Roman"/>
          <w:sz w:val="24"/>
          <w:szCs w:val="24"/>
        </w:rPr>
        <w:t xml:space="preserve">motion when the car is synchronized. It is mentioned that COMS is used as it is easy to control and modify, which allow the developer to create more enhancement on the vehicle with the application of the technology. </w:t>
      </w:r>
    </w:p>
    <w:p w:rsidR="00A7467E" w:rsidRPr="00F81661" w:rsidRDefault="00A7467E" w:rsidP="00FD74BE">
      <w:pPr>
        <w:spacing w:line="360" w:lineRule="auto"/>
        <w:jc w:val="both"/>
        <w:rPr>
          <w:rFonts w:ascii="Times New Roman" w:hAnsi="Times New Roman" w:cs="Times New Roman"/>
          <w:sz w:val="24"/>
          <w:szCs w:val="24"/>
        </w:rPr>
      </w:pPr>
      <w:r>
        <w:rPr>
          <w:rFonts w:ascii="Times New Roman" w:hAnsi="Times New Roman" w:cs="Times New Roman"/>
          <w:sz w:val="24"/>
          <w:szCs w:val="24"/>
        </w:rPr>
        <w:tab/>
        <w:t>Another group of researchers have tried to utilize communication between vehicles by programming the vehicles to undergo platooning among</w:t>
      </w:r>
      <w:r w:rsidR="00FF13FE">
        <w:rPr>
          <w:rFonts w:ascii="Times New Roman" w:hAnsi="Times New Roman" w:cs="Times New Roman"/>
          <w:sz w:val="24"/>
          <w:szCs w:val="24"/>
        </w:rPr>
        <w:t xml:space="preserve"> each other [17</w:t>
      </w:r>
      <w:r>
        <w:rPr>
          <w:rFonts w:ascii="Times New Roman" w:hAnsi="Times New Roman" w:cs="Times New Roman"/>
          <w:sz w:val="24"/>
          <w:szCs w:val="24"/>
        </w:rPr>
        <w:t xml:space="preserve">]. By having platooning and communication established among COMS, it is effective to notify users on availability, and enhance security features as the vehicles can communicate with each other. Safe distance are </w:t>
      </w:r>
      <w:r>
        <w:rPr>
          <w:rFonts w:ascii="Times New Roman" w:hAnsi="Times New Roman" w:cs="Times New Roman"/>
          <w:sz w:val="24"/>
          <w:szCs w:val="24"/>
        </w:rPr>
        <w:lastRenderedPageBreak/>
        <w:t xml:space="preserve">maintained with this features installed, data can be retrieved for analysis on the driver’s driving behavior. With </w:t>
      </w:r>
      <w:r w:rsidR="00353253">
        <w:rPr>
          <w:rFonts w:ascii="Times New Roman" w:hAnsi="Times New Roman" w:cs="Times New Roman"/>
          <w:sz w:val="24"/>
          <w:szCs w:val="24"/>
        </w:rPr>
        <w:t>the autonomous driving</w:t>
      </w:r>
      <w:r>
        <w:rPr>
          <w:rFonts w:ascii="Times New Roman" w:hAnsi="Times New Roman" w:cs="Times New Roman"/>
          <w:sz w:val="24"/>
          <w:szCs w:val="24"/>
        </w:rPr>
        <w:t xml:space="preserve"> system developed from the past, </w:t>
      </w:r>
      <w:r w:rsidR="00353253">
        <w:rPr>
          <w:rFonts w:ascii="Times New Roman" w:hAnsi="Times New Roman" w:cs="Times New Roman"/>
          <w:sz w:val="24"/>
          <w:szCs w:val="24"/>
        </w:rPr>
        <w:t>this feature can be installed on COMS to provide mor</w:t>
      </w:r>
      <w:r w:rsidR="007E7A51">
        <w:rPr>
          <w:rFonts w:ascii="Times New Roman" w:hAnsi="Times New Roman" w:cs="Times New Roman"/>
          <w:sz w:val="24"/>
          <w:szCs w:val="24"/>
        </w:rPr>
        <w:t>e mobility around the campus [18</w:t>
      </w:r>
      <w:r w:rsidR="00353253">
        <w:rPr>
          <w:rFonts w:ascii="Times New Roman" w:hAnsi="Times New Roman" w:cs="Times New Roman"/>
          <w:sz w:val="24"/>
          <w:szCs w:val="24"/>
        </w:rPr>
        <w:t xml:space="preserve">]. Single-seated MyCOMS has a limitation where it will have limited access when it is being driven to location which is not populated. The vehicle is not able to be used by people from other station, if there is no one to drive it from a remote station. The deployment of vehicle every morning can be scheduled automatically with autonomous driving, in arranging starting location of MyCOMS at a more strategic location. </w:t>
      </w:r>
    </w:p>
    <w:p w:rsidR="00A37187" w:rsidRDefault="00A37187"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battery level can be monitored and tracked as previous researcher has done the research in tracking and managing the electric demand and usage for electric vehicle </w:t>
      </w:r>
      <w:r w:rsidR="007E7A51">
        <w:rPr>
          <w:rFonts w:ascii="Times New Roman" w:hAnsi="Times New Roman" w:cs="Times New Roman"/>
          <w:sz w:val="24"/>
          <w:szCs w:val="24"/>
        </w:rPr>
        <w:t>[19</w:t>
      </w:r>
      <w:r>
        <w:rPr>
          <w:rFonts w:ascii="Times New Roman" w:hAnsi="Times New Roman" w:cs="Times New Roman"/>
          <w:sz w:val="24"/>
          <w:szCs w:val="24"/>
        </w:rPr>
        <w:t xml:space="preserve">]. With this feature the battery level can be monitored and even predicted daily, in order for the vehicle to function properly throughout the day without having issue of user is stuck in the middle of the journey due to low battery level. A total number of trips can be counted and predicted in advance based on the daily real-time data, and is then charged to prevent the stated issue to happen. </w:t>
      </w:r>
    </w:p>
    <w:p w:rsidR="00D143EB" w:rsidRPr="00F81661" w:rsidRDefault="00D143EB"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BE070C" w:rsidRPr="00D143EB">
        <w:rPr>
          <w:rFonts w:ascii="Times New Roman" w:hAnsi="Times New Roman" w:cs="Times New Roman"/>
          <w:b/>
          <w:sz w:val="24"/>
          <w:szCs w:val="24"/>
        </w:rPr>
        <w:t xml:space="preserve"> Android</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Android is the software package chosen for developing the MyCOMS system, where it includes several main components, such as operating system (OS), hardware drivers, mi</w:t>
      </w:r>
      <w:r w:rsidR="00693852">
        <w:rPr>
          <w:rFonts w:ascii="Times New Roman" w:hAnsi="Times New Roman" w:cs="Times New Roman"/>
          <w:sz w:val="24"/>
          <w:szCs w:val="24"/>
        </w:rPr>
        <w:t>ddleware, and core applications</w:t>
      </w:r>
      <w:r w:rsidR="007E7A51">
        <w:rPr>
          <w:rFonts w:ascii="Times New Roman" w:hAnsi="Times New Roman" w:cs="Times New Roman"/>
          <w:sz w:val="24"/>
          <w:szCs w:val="24"/>
        </w:rPr>
        <w:t xml:space="preserve"> [20</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The preferred programming language for Android was previously Java, and it is now officially supporting Kotlin and Java from an</w:t>
      </w:r>
      <w:r w:rsidR="00693852">
        <w:rPr>
          <w:rFonts w:ascii="Times New Roman" w:hAnsi="Times New Roman" w:cs="Times New Roman"/>
          <w:sz w:val="24"/>
          <w:szCs w:val="24"/>
        </w:rPr>
        <w:t xml:space="preserve"> official statement from Google</w:t>
      </w:r>
      <w:r w:rsidR="00FF13FE">
        <w:rPr>
          <w:rFonts w:ascii="Times New Roman" w:hAnsi="Times New Roman" w:cs="Times New Roman"/>
          <w:sz w:val="24"/>
          <w:szCs w:val="24"/>
        </w:rPr>
        <w:t xml:space="preserve"> [2</w:t>
      </w:r>
      <w:r w:rsidR="007E7A51">
        <w:rPr>
          <w:rFonts w:ascii="Times New Roman" w:hAnsi="Times New Roman" w:cs="Times New Roman"/>
          <w:sz w:val="24"/>
          <w:szCs w:val="24"/>
        </w:rPr>
        <w:t>1</w:t>
      </w:r>
      <w:r w:rsidRPr="00F81661">
        <w:rPr>
          <w:rFonts w:ascii="Times New Roman" w:hAnsi="Times New Roman" w:cs="Times New Roman"/>
          <w:sz w:val="24"/>
          <w:szCs w:val="24"/>
        </w:rPr>
        <w:t>]</w:t>
      </w:r>
      <w:r w:rsidR="00693852">
        <w:rPr>
          <w:rFonts w:ascii="Times New Roman" w:hAnsi="Times New Roman" w:cs="Times New Roman"/>
          <w:sz w:val="24"/>
          <w:szCs w:val="24"/>
        </w:rPr>
        <w:t>.</w:t>
      </w:r>
      <w:r w:rsidRPr="00F81661">
        <w:rPr>
          <w:rFonts w:ascii="Times New Roman" w:hAnsi="Times New Roman" w:cs="Times New Roman"/>
          <w:sz w:val="24"/>
          <w:szCs w:val="24"/>
        </w:rPr>
        <w:t xml:space="preserve">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2.</w:t>
      </w:r>
      <w:r w:rsidR="00C127AE">
        <w:rPr>
          <w:rFonts w:ascii="Times New Roman" w:hAnsi="Times New Roman" w:cs="Times New Roman"/>
          <w:b/>
          <w:sz w:val="24"/>
          <w:szCs w:val="24"/>
        </w:rPr>
        <w:t>5</w:t>
      </w:r>
      <w:r w:rsidRPr="00D143EB">
        <w:rPr>
          <w:rFonts w:ascii="Times New Roman" w:hAnsi="Times New Roman" w:cs="Times New Roman"/>
          <w:b/>
          <w:sz w:val="24"/>
          <w:szCs w:val="24"/>
        </w:rPr>
        <w:t>.1 Android Architecture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The architecture can be divided into 4 levels, which are Application, Application Framework, Libraries and Android</w:t>
      </w:r>
      <w:r w:rsidR="0078017F">
        <w:rPr>
          <w:rFonts w:ascii="Times New Roman" w:hAnsi="Times New Roman" w:cs="Times New Roman"/>
          <w:sz w:val="24"/>
          <w:szCs w:val="24"/>
        </w:rPr>
        <w:t xml:space="preserve"> Runtime, and Operating System as shown in Figure 2.5.1.</w:t>
      </w:r>
    </w:p>
    <w:p w:rsidR="00BE070C" w:rsidRDefault="00BE070C" w:rsidP="00F81661">
      <w:pPr>
        <w:spacing w:line="360" w:lineRule="auto"/>
        <w:jc w:val="both"/>
        <w:rPr>
          <w:rFonts w:ascii="Times New Roman" w:hAnsi="Times New Roman" w:cs="Times New Roman"/>
          <w:sz w:val="24"/>
          <w:szCs w:val="24"/>
        </w:rPr>
      </w:pPr>
    </w:p>
    <w:p w:rsidR="00D143EB" w:rsidRPr="00F81661" w:rsidRDefault="00D143EB"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1 - Application</w:t>
      </w:r>
    </w:p>
    <w:p w:rsidR="00BE070C" w:rsidRPr="00F81661" w:rsidRDefault="00BE070C" w:rsidP="00D143EB">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lastRenderedPageBreak/>
        <w:t xml:space="preserve">This layer has a set of core application provided from the android develop and support team, which includes maps, email, SMS, calendar, default web browser and others. This layer provides interaction between user and the machine. Customized software application can be used here for interaction between </w:t>
      </w:r>
      <w:r w:rsidR="00927CF4" w:rsidRPr="00F81661">
        <w:rPr>
          <w:rFonts w:ascii="Times New Roman" w:hAnsi="Times New Roman" w:cs="Times New Roman"/>
          <w:sz w:val="24"/>
          <w:szCs w:val="24"/>
        </w:rPr>
        <w:t>users</w:t>
      </w:r>
      <w:r w:rsidRPr="00F81661">
        <w:rPr>
          <w:rFonts w:ascii="Times New Roman" w:hAnsi="Times New Roman" w:cs="Times New Roman"/>
          <w:sz w:val="24"/>
          <w:szCs w:val="24"/>
        </w:rPr>
        <w:t xml:space="preserve"> too. It is the top most layer of the architecture, and can be written in Java or Kotlin programming language.</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2 - Application Framework</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This layer has multiple Activity Views which is helpful in developing and building an application. It includes grids, lists, Buttons, </w:t>
      </w:r>
      <w:r w:rsidR="00D143EB" w:rsidRPr="00F81661">
        <w:rPr>
          <w:rFonts w:ascii="Times New Roman" w:hAnsi="Times New Roman" w:cs="Times New Roman"/>
          <w:sz w:val="24"/>
          <w:szCs w:val="24"/>
        </w:rPr>
        <w:t>MapView</w:t>
      </w:r>
      <w:r w:rsidRPr="00F81661">
        <w:rPr>
          <w:rFonts w:ascii="Times New Roman" w:hAnsi="Times New Roman" w:cs="Times New Roman"/>
          <w:sz w:val="24"/>
          <w:szCs w:val="24"/>
        </w:rPr>
        <w:t xml:space="preserve"> and </w:t>
      </w:r>
      <w:r w:rsidR="00D143EB" w:rsidRPr="00F81661">
        <w:rPr>
          <w:rFonts w:ascii="Times New Roman" w:hAnsi="Times New Roman" w:cs="Times New Roman"/>
          <w:sz w:val="24"/>
          <w:szCs w:val="24"/>
        </w:rPr>
        <w:t>etc.</w:t>
      </w:r>
      <w:r w:rsidRPr="00F81661">
        <w:rPr>
          <w:rFonts w:ascii="Times New Roman" w:hAnsi="Times New Roman" w:cs="Times New Roman"/>
          <w:sz w:val="24"/>
          <w:szCs w:val="24"/>
        </w:rPr>
        <w:t>, which can be embedded easily into application with certain lines of code.</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3 - Libraries and Android Runtime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This layer is the third layer and it has a set of libraries which has most of the functionality in the core libraries of Java programming language.</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Level 4- Operating System</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This layer implies that Android is run on a Linux Kernel, where it uses several services such as memory management, security, network stack and etc. This layer serves as the interaction phase between the hardware and the software in the machine. </w:t>
      </w:r>
    </w:p>
    <w:p w:rsidR="00EB02F7" w:rsidRPr="00F81661" w:rsidRDefault="00EB02F7" w:rsidP="00F81661">
      <w:pPr>
        <w:spacing w:line="360" w:lineRule="auto"/>
        <w:jc w:val="both"/>
        <w:rPr>
          <w:rFonts w:ascii="Times New Roman" w:hAnsi="Times New Roman" w:cs="Times New Roman"/>
          <w:sz w:val="24"/>
          <w:szCs w:val="24"/>
        </w:rPr>
      </w:pPr>
    </w:p>
    <w:p w:rsidR="00BE070C" w:rsidRPr="00F81661" w:rsidRDefault="00FD74BE" w:rsidP="00FD74BE">
      <w:pPr>
        <w:spacing w:line="360" w:lineRule="auto"/>
        <w:jc w:val="center"/>
        <w:rPr>
          <w:rFonts w:ascii="Times New Roman" w:hAnsi="Times New Roman" w:cs="Times New Roman"/>
          <w:sz w:val="24"/>
          <w:szCs w:val="24"/>
        </w:rPr>
      </w:pPr>
      <w:r>
        <w:rPr>
          <w:noProof/>
          <w:color w:val="000000"/>
        </w:rPr>
        <w:lastRenderedPageBreak/>
        <w:drawing>
          <wp:inline distT="0" distB="0" distL="0" distR="0" wp14:anchorId="70BC8769" wp14:editId="0BA3B392">
            <wp:extent cx="4762500" cy="3305175"/>
            <wp:effectExtent l="0" t="0" r="0" b="9525"/>
            <wp:docPr id="1" name="Picture 1" descr="https://lh4.googleusercontent.com/cYTNGRWAaEUkxaH4rAssndwwMwED1LKEezP3fU1mWh5X7KNOEz-xY8jkMS71w7bfWP9Peq70YaWE_8sydFDwbmHCNFYg0qXJM6GPwess5f5ujC4e1tkc6z8KFeF3vFGL23COyV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cYTNGRWAaEUkxaH4rAssndwwMwED1LKEezP3fU1mWh5X7KNOEz-xY8jkMS71w7bfWP9Peq70YaWE_8sydFDwbmHCNFYg0qXJM6GPwess5f5ujC4e1tkc6z8KFeF3vFGL23COyVIU"/>
                    <pic:cNvPicPr>
                      <a:picLocks noChangeAspect="1" noChangeArrowheads="1"/>
                    </pic:cNvPicPr>
                  </pic:nvPicPr>
                  <pic:blipFill rotWithShape="1">
                    <a:blip r:embed="rId8">
                      <a:extLst>
                        <a:ext uri="{28A0092B-C50C-407E-A947-70E740481C1C}">
                          <a14:useLocalDpi xmlns:a14="http://schemas.microsoft.com/office/drawing/2010/main" val="0"/>
                        </a:ext>
                      </a:extLst>
                    </a:blip>
                    <a:srcRect b="11704"/>
                    <a:stretch/>
                  </pic:blipFill>
                  <pic:spPr bwMode="auto">
                    <a:xfrm>
                      <a:off x="0" y="0"/>
                      <a:ext cx="4762500" cy="3305175"/>
                    </a:xfrm>
                    <a:prstGeom prst="rect">
                      <a:avLst/>
                    </a:prstGeom>
                    <a:noFill/>
                    <a:ln>
                      <a:noFill/>
                    </a:ln>
                    <a:extLst>
                      <a:ext uri="{53640926-AAD7-44D8-BBD7-CCE9431645EC}">
                        <a14:shadowObscured xmlns:a14="http://schemas.microsoft.com/office/drawing/2010/main"/>
                      </a:ext>
                    </a:extLst>
                  </pic:spPr>
                </pic:pic>
              </a:graphicData>
            </a:graphic>
          </wp:inline>
        </w:drawing>
      </w:r>
    </w:p>
    <w:p w:rsidR="00BE070C" w:rsidRDefault="00C127AE" w:rsidP="00FD74BE">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2.5</w:t>
      </w:r>
      <w:r w:rsidR="00421B90">
        <w:rPr>
          <w:rFonts w:ascii="Times New Roman" w:hAnsi="Times New Roman" w:cs="Times New Roman"/>
          <w:sz w:val="24"/>
          <w:szCs w:val="24"/>
        </w:rPr>
        <w:t>.1</w:t>
      </w:r>
      <w:r w:rsidR="00BE070C" w:rsidRPr="00F81661">
        <w:rPr>
          <w:rFonts w:ascii="Times New Roman" w:hAnsi="Times New Roman" w:cs="Times New Roman"/>
          <w:sz w:val="24"/>
          <w:szCs w:val="24"/>
        </w:rPr>
        <w:t>: Android System Architecture</w:t>
      </w:r>
    </w:p>
    <w:p w:rsidR="00D143EB" w:rsidRPr="00F81661" w:rsidRDefault="00D143EB" w:rsidP="00FD74BE">
      <w:pPr>
        <w:spacing w:line="360" w:lineRule="auto"/>
        <w:jc w:val="center"/>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2.5</w:t>
      </w:r>
      <w:r w:rsidR="00BE070C" w:rsidRPr="00D143EB">
        <w:rPr>
          <w:rFonts w:ascii="Times New Roman" w:hAnsi="Times New Roman" w:cs="Times New Roman"/>
          <w:b/>
          <w:sz w:val="24"/>
          <w:szCs w:val="24"/>
        </w:rPr>
        <w:t>.2 Android Application Development</w:t>
      </w:r>
    </w:p>
    <w:p w:rsidR="00BE070C" w:rsidRPr="00F81661" w:rsidRDefault="00BE070C" w:rsidP="00880CE0">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Android application will be built using Android Software Development Kit (SDK) and Android Studio Integrated Development Environment (IDE). The IDE has all the tools required, and has support from the official Android developing team on plugin and software updates. </w:t>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880CE0">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SDK provides software packages, software framework, sample code and application software development tools. It has Application Programming Interface (API) and tools provided for development of application for Android platform with the use of Java and Kotlin programming language. Basic tools such as debugger, libraries, emulator, documentation and </w:t>
      </w:r>
      <w:r w:rsidR="00927CF4" w:rsidRPr="00F81661">
        <w:rPr>
          <w:rFonts w:ascii="Times New Roman" w:hAnsi="Times New Roman" w:cs="Times New Roman"/>
          <w:sz w:val="24"/>
          <w:szCs w:val="24"/>
        </w:rPr>
        <w:t>etc.</w:t>
      </w:r>
      <w:r w:rsidRPr="00F81661">
        <w:rPr>
          <w:rFonts w:ascii="Times New Roman" w:hAnsi="Times New Roman" w:cs="Times New Roman"/>
          <w:sz w:val="24"/>
          <w:szCs w:val="24"/>
        </w:rPr>
        <w:t xml:space="preserve"> are included in the SDK. </w:t>
      </w:r>
    </w:p>
    <w:p w:rsidR="00BE070C" w:rsidRDefault="00BE070C" w:rsidP="00F81661">
      <w:pPr>
        <w:spacing w:line="360" w:lineRule="auto"/>
        <w:jc w:val="both"/>
        <w:rPr>
          <w:rFonts w:ascii="Times New Roman" w:hAnsi="Times New Roman" w:cs="Times New Roman"/>
          <w:sz w:val="24"/>
          <w:szCs w:val="24"/>
        </w:rPr>
      </w:pPr>
    </w:p>
    <w:p w:rsidR="00D143EB" w:rsidRDefault="00D143EB" w:rsidP="00F81661">
      <w:pPr>
        <w:spacing w:line="360" w:lineRule="auto"/>
        <w:jc w:val="both"/>
        <w:rPr>
          <w:rFonts w:ascii="Times New Roman" w:hAnsi="Times New Roman" w:cs="Times New Roman"/>
          <w:sz w:val="24"/>
          <w:szCs w:val="24"/>
        </w:rPr>
      </w:pPr>
    </w:p>
    <w:p w:rsidR="00D143EB" w:rsidRPr="00F81661" w:rsidRDefault="00D143EB"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2.6</w:t>
      </w:r>
      <w:r w:rsidR="00BE070C" w:rsidRPr="00D143EB">
        <w:rPr>
          <w:rFonts w:ascii="Times New Roman" w:hAnsi="Times New Roman" w:cs="Times New Roman"/>
          <w:b/>
          <w:sz w:val="24"/>
          <w:szCs w:val="24"/>
        </w:rPr>
        <w:t xml:space="preserve"> Google Map</w:t>
      </w:r>
    </w:p>
    <w:p w:rsidR="00BE070C" w:rsidRDefault="00BE070C" w:rsidP="001F12D2">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Google has released the API, which is developed to allow interaction between google services with internet content into web or mobile application. It acts as a black box, in receiving input of user, and process it, and is able to return the query with a Street view scene.</w:t>
      </w:r>
    </w:p>
    <w:p w:rsidR="001F12D2" w:rsidRPr="00F81661" w:rsidRDefault="001F12D2"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Researcher have use the combination of Google Maps together with GSM modem, in providing tracking and </w:t>
      </w:r>
      <w:r w:rsidR="007E7A51">
        <w:rPr>
          <w:rFonts w:ascii="Times New Roman" w:hAnsi="Times New Roman" w:cs="Times New Roman"/>
          <w:sz w:val="24"/>
          <w:szCs w:val="24"/>
        </w:rPr>
        <w:t>locating services of vehicle [22</w:t>
      </w:r>
      <w:r>
        <w:rPr>
          <w:rFonts w:ascii="Times New Roman" w:hAnsi="Times New Roman" w:cs="Times New Roman"/>
          <w:sz w:val="24"/>
          <w:szCs w:val="24"/>
        </w:rPr>
        <w:t>]. Usage of smartphone which has both of the function, will allow the tracking and locating vehicle for monitoring purpose more convenient. According to this paper, the vehicle fleet management system can be polished</w:t>
      </w:r>
      <w:r w:rsidR="007E7A51">
        <w:rPr>
          <w:rFonts w:ascii="Times New Roman" w:hAnsi="Times New Roman" w:cs="Times New Roman"/>
          <w:sz w:val="24"/>
          <w:szCs w:val="24"/>
        </w:rPr>
        <w:t xml:space="preserve"> with the tracking using GPS [23</w:t>
      </w:r>
      <w:r>
        <w:rPr>
          <w:rFonts w:ascii="Times New Roman" w:hAnsi="Times New Roman" w:cs="Times New Roman"/>
          <w:sz w:val="24"/>
          <w:szCs w:val="24"/>
        </w:rPr>
        <w:t>]. A software is created for the tracking purposes as data is retrieved from the real-time update of the system. The system can be even be more advance with the implantation of GPS system on a System-On-Chip, a</w:t>
      </w:r>
      <w:r w:rsidR="007E7A51">
        <w:rPr>
          <w:rFonts w:ascii="Times New Roman" w:hAnsi="Times New Roman" w:cs="Times New Roman"/>
          <w:sz w:val="24"/>
          <w:szCs w:val="24"/>
        </w:rPr>
        <w:t>nd built in into the vehicle [24</w:t>
      </w:r>
      <w:r>
        <w:rPr>
          <w:rFonts w:ascii="Times New Roman" w:hAnsi="Times New Roman" w:cs="Times New Roman"/>
          <w:sz w:val="24"/>
          <w:szCs w:val="24"/>
        </w:rPr>
        <w:t>]. The same tracking method is also applied in this project, and it is fully deployed to eva</w:t>
      </w:r>
      <w:r w:rsidR="007E7A51">
        <w:rPr>
          <w:rFonts w:ascii="Times New Roman" w:hAnsi="Times New Roman" w:cs="Times New Roman"/>
          <w:sz w:val="24"/>
          <w:szCs w:val="24"/>
        </w:rPr>
        <w:t>luate the system performance [25</w:t>
      </w:r>
      <w:r>
        <w:rPr>
          <w:rFonts w:ascii="Times New Roman" w:hAnsi="Times New Roman" w:cs="Times New Roman"/>
          <w:sz w:val="24"/>
          <w:szCs w:val="24"/>
        </w:rPr>
        <w:t xml:space="preserve">].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2.7</w:t>
      </w:r>
      <w:r w:rsidR="00BE070C" w:rsidRPr="00D143EB">
        <w:rPr>
          <w:rFonts w:ascii="Times New Roman" w:hAnsi="Times New Roman" w:cs="Times New Roman"/>
          <w:b/>
          <w:sz w:val="24"/>
          <w:szCs w:val="24"/>
        </w:rPr>
        <w:t xml:space="preserve"> Review of Similar Application</w:t>
      </w:r>
    </w:p>
    <w:p w:rsidR="00BE070C" w:rsidRPr="00D143EB" w:rsidRDefault="00C127AE" w:rsidP="00D143EB">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2.7</w:t>
      </w:r>
      <w:r w:rsidR="00D143EB" w:rsidRPr="00D143EB">
        <w:rPr>
          <w:rFonts w:ascii="Times New Roman" w:hAnsi="Times New Roman" w:cs="Times New Roman"/>
          <w:b/>
          <w:sz w:val="24"/>
          <w:szCs w:val="24"/>
        </w:rPr>
        <w:t xml:space="preserve">.1 </w:t>
      </w:r>
      <w:r w:rsidR="00BE070C" w:rsidRPr="00D143EB">
        <w:rPr>
          <w:rFonts w:ascii="Times New Roman" w:hAnsi="Times New Roman" w:cs="Times New Roman"/>
          <w:b/>
          <w:sz w:val="24"/>
          <w:szCs w:val="24"/>
        </w:rPr>
        <w:t>oBike</w:t>
      </w:r>
    </w:p>
    <w:p w:rsidR="00BE070C" w:rsidRPr="00F81661" w:rsidRDefault="00BE070C" w:rsidP="00D143E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oBike originates from Singapore, provides the security features between user and the bicycle, by having the user to scan QR code via the oBike app or enter the bike ID found on the bike. The application also allow bike booking, and is reserved under the user’s name for at most 10 mins. The sign up process </w:t>
      </w:r>
      <w:r w:rsidR="00927CF4" w:rsidRPr="00F81661">
        <w:rPr>
          <w:rFonts w:ascii="Times New Roman" w:hAnsi="Times New Roman" w:cs="Times New Roman"/>
          <w:sz w:val="24"/>
          <w:szCs w:val="24"/>
        </w:rPr>
        <w:t>requires</w:t>
      </w:r>
      <w:r w:rsidRPr="00F81661">
        <w:rPr>
          <w:rFonts w:ascii="Times New Roman" w:hAnsi="Times New Roman" w:cs="Times New Roman"/>
          <w:sz w:val="24"/>
          <w:szCs w:val="24"/>
        </w:rPr>
        <w:t xml:space="preserve"> phone number, and requires the user to allow permission on location so that nearest oBike can be found on the map via the oBike app. Payment can be done via Credit and Debit cards, and more payment option will be available later. It also has the Bluetooth technology to allow the users in locating the bicycle for a higher accuracy, and to identify the bicycle if there is a lot of them. </w:t>
      </w:r>
    </w:p>
    <w:p w:rsidR="00BE070C" w:rsidRPr="00F81661" w:rsidRDefault="00BE070C" w:rsidP="00D143EB">
      <w:pPr>
        <w:spacing w:line="360" w:lineRule="auto"/>
        <w:ind w:left="720"/>
        <w:jc w:val="both"/>
        <w:rPr>
          <w:rFonts w:ascii="Times New Roman" w:hAnsi="Times New Roman" w:cs="Times New Roman"/>
          <w:sz w:val="24"/>
          <w:szCs w:val="24"/>
        </w:rPr>
      </w:pPr>
    </w:p>
    <w:p w:rsidR="00BE070C" w:rsidRPr="00D143EB" w:rsidRDefault="00C127AE" w:rsidP="00D143EB">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2.7</w:t>
      </w:r>
      <w:r w:rsidR="00D143EB" w:rsidRPr="00D143EB">
        <w:rPr>
          <w:rFonts w:ascii="Times New Roman" w:hAnsi="Times New Roman" w:cs="Times New Roman"/>
          <w:b/>
          <w:sz w:val="24"/>
          <w:szCs w:val="24"/>
        </w:rPr>
        <w:t xml:space="preserve">.2 </w:t>
      </w:r>
      <w:r w:rsidR="00BE070C" w:rsidRPr="00D143EB">
        <w:rPr>
          <w:rFonts w:ascii="Times New Roman" w:hAnsi="Times New Roman" w:cs="Times New Roman"/>
          <w:b/>
          <w:sz w:val="24"/>
          <w:szCs w:val="24"/>
        </w:rPr>
        <w:t>MoBike</w:t>
      </w:r>
    </w:p>
    <w:p w:rsidR="00BE070C" w:rsidRPr="00F81661" w:rsidRDefault="00BE070C" w:rsidP="00D143E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Mobike that originates from China, has a lot similarities in terms of application as compared to oBike. The difference between these two companies is that the location of deployment is different, and the infrastructure of the bicycle is different as well. The </w:t>
      </w:r>
      <w:r w:rsidRPr="00F81661">
        <w:rPr>
          <w:rFonts w:ascii="Times New Roman" w:hAnsi="Times New Roman" w:cs="Times New Roman"/>
          <w:sz w:val="24"/>
          <w:szCs w:val="24"/>
        </w:rPr>
        <w:lastRenderedPageBreak/>
        <w:t>application allow user to book for 15 minutes, and is able to view the final location of b</w:t>
      </w:r>
      <w:r w:rsidR="00D143EB">
        <w:rPr>
          <w:rFonts w:ascii="Times New Roman" w:hAnsi="Times New Roman" w:cs="Times New Roman"/>
          <w:sz w:val="24"/>
          <w:szCs w:val="24"/>
        </w:rPr>
        <w:t xml:space="preserve">icycle when the trip is ended.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C127AE" w:rsidP="00F81661">
      <w:pPr>
        <w:spacing w:line="360" w:lineRule="auto"/>
        <w:jc w:val="both"/>
        <w:rPr>
          <w:rFonts w:ascii="Times New Roman" w:hAnsi="Times New Roman" w:cs="Times New Roman"/>
          <w:b/>
          <w:sz w:val="24"/>
          <w:szCs w:val="24"/>
        </w:rPr>
      </w:pPr>
      <w:r>
        <w:rPr>
          <w:rFonts w:ascii="Times New Roman" w:hAnsi="Times New Roman" w:cs="Times New Roman"/>
          <w:b/>
          <w:sz w:val="24"/>
          <w:szCs w:val="24"/>
        </w:rPr>
        <w:t>2.8</w:t>
      </w:r>
      <w:r w:rsidR="00BE070C" w:rsidRPr="00D143EB">
        <w:rPr>
          <w:rFonts w:ascii="Times New Roman" w:hAnsi="Times New Roman" w:cs="Times New Roman"/>
          <w:b/>
          <w:sz w:val="24"/>
          <w:szCs w:val="24"/>
        </w:rPr>
        <w:t xml:space="preserve"> Summary</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As outlined in the previous section, there are several application that can be referred to, and the features in it such as QR code scannin</w:t>
      </w:r>
      <w:r w:rsidR="00693852">
        <w:rPr>
          <w:rFonts w:ascii="Times New Roman" w:hAnsi="Times New Roman" w:cs="Times New Roman"/>
          <w:sz w:val="24"/>
          <w:szCs w:val="24"/>
        </w:rPr>
        <w:t>g, Bluetooth location detecting and</w:t>
      </w:r>
      <w:r w:rsidRPr="00F81661">
        <w:rPr>
          <w:rFonts w:ascii="Times New Roman" w:hAnsi="Times New Roman" w:cs="Times New Roman"/>
          <w:sz w:val="24"/>
          <w:szCs w:val="24"/>
        </w:rPr>
        <w:t xml:space="preserve"> GPS location identifying can be adapted into MyCOMS </w:t>
      </w:r>
      <w:r w:rsidR="00927CF4" w:rsidRPr="00F81661">
        <w:rPr>
          <w:rFonts w:ascii="Times New Roman" w:hAnsi="Times New Roman" w:cs="Times New Roman"/>
          <w:sz w:val="24"/>
          <w:szCs w:val="24"/>
        </w:rPr>
        <w:t>application</w:t>
      </w:r>
      <w:r w:rsidRPr="00F81661">
        <w:rPr>
          <w:rFonts w:ascii="Times New Roman" w:hAnsi="Times New Roman" w:cs="Times New Roman"/>
          <w:sz w:val="24"/>
          <w:szCs w:val="24"/>
        </w:rPr>
        <w:t xml:space="preserve">. The overall architecture of the developing structure of Android is explained and outlined to have more insight on the functionalities of the components. Several studies on the ride sharing and bike sharing system is done, and is relatable to MyCOMS application as it requires sharing of vehicles and time of usage optimized between desired users. Therefore, a hybrid version of ride-sharing which is MyCOMS application is needed in order to tackle the targeted vehicle, and improve the overall deliveries to the users.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D143EB">
      <w:pPr>
        <w:spacing w:line="360" w:lineRule="auto"/>
        <w:jc w:val="center"/>
        <w:rPr>
          <w:rFonts w:ascii="Times New Roman" w:hAnsi="Times New Roman" w:cs="Times New Roman"/>
          <w:b/>
          <w:sz w:val="24"/>
          <w:szCs w:val="24"/>
        </w:rPr>
      </w:pPr>
      <w:r w:rsidRPr="00D143EB">
        <w:rPr>
          <w:rFonts w:ascii="Times New Roman" w:hAnsi="Times New Roman" w:cs="Times New Roman"/>
          <w:b/>
          <w:sz w:val="24"/>
          <w:szCs w:val="24"/>
        </w:rPr>
        <w:t>CHAPTER 3</w:t>
      </w:r>
    </w:p>
    <w:p w:rsidR="00BE070C" w:rsidRDefault="00BE070C" w:rsidP="00D143EB">
      <w:pPr>
        <w:spacing w:line="360" w:lineRule="auto"/>
        <w:jc w:val="center"/>
        <w:rPr>
          <w:rFonts w:ascii="Times New Roman" w:hAnsi="Times New Roman" w:cs="Times New Roman"/>
          <w:b/>
          <w:sz w:val="24"/>
          <w:szCs w:val="24"/>
        </w:rPr>
      </w:pPr>
      <w:r w:rsidRPr="00D143EB">
        <w:rPr>
          <w:rFonts w:ascii="Times New Roman" w:hAnsi="Times New Roman" w:cs="Times New Roman"/>
          <w:b/>
          <w:sz w:val="24"/>
          <w:szCs w:val="24"/>
        </w:rPr>
        <w:t>METHODOLOGY</w:t>
      </w:r>
    </w:p>
    <w:p w:rsidR="00D143EB" w:rsidRDefault="00D143EB" w:rsidP="00D143EB">
      <w:pPr>
        <w:spacing w:line="360" w:lineRule="auto"/>
        <w:jc w:val="center"/>
        <w:rPr>
          <w:rFonts w:ascii="Times New Roman" w:hAnsi="Times New Roman" w:cs="Times New Roman"/>
          <w:b/>
          <w:sz w:val="24"/>
          <w:szCs w:val="24"/>
        </w:rPr>
      </w:pPr>
    </w:p>
    <w:p w:rsidR="00D143EB" w:rsidRDefault="00D143EB" w:rsidP="00D143EB">
      <w:pPr>
        <w:spacing w:line="360" w:lineRule="auto"/>
        <w:jc w:val="center"/>
        <w:rPr>
          <w:rFonts w:ascii="Times New Roman" w:hAnsi="Times New Roman" w:cs="Times New Roman"/>
          <w:b/>
          <w:sz w:val="24"/>
          <w:szCs w:val="24"/>
        </w:rPr>
      </w:pPr>
    </w:p>
    <w:p w:rsidR="00D143EB" w:rsidRPr="00D143EB" w:rsidRDefault="00D143EB" w:rsidP="00D143EB">
      <w:pPr>
        <w:spacing w:line="360" w:lineRule="auto"/>
        <w:jc w:val="center"/>
        <w:rPr>
          <w:rFonts w:ascii="Times New Roman" w:hAnsi="Times New Roman" w:cs="Times New Roman"/>
          <w:b/>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3.1 Introduction</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main ideas to be carried out, development process and cycle, hardware and software needed </w:t>
      </w:r>
      <w:r w:rsidR="006A55A4">
        <w:rPr>
          <w:rFonts w:ascii="Times New Roman" w:hAnsi="Times New Roman" w:cs="Times New Roman"/>
          <w:sz w:val="24"/>
          <w:szCs w:val="24"/>
        </w:rPr>
        <w:t>are</w:t>
      </w:r>
      <w:r w:rsidRPr="00F81661">
        <w:rPr>
          <w:rFonts w:ascii="Times New Roman" w:hAnsi="Times New Roman" w:cs="Times New Roman"/>
          <w:sz w:val="24"/>
          <w:szCs w:val="24"/>
        </w:rPr>
        <w:t xml:space="preserve"> discussed in this chapter.</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This project is targeted to create a ride-sharing application in Android, which is suitable for staffs and students in UPM Serdang campus, in travelling in between faculties and major location point using MyCOMS. This application </w:t>
      </w:r>
      <w:r w:rsidR="006A55A4">
        <w:rPr>
          <w:rFonts w:ascii="Times New Roman" w:hAnsi="Times New Roman" w:cs="Times New Roman"/>
          <w:sz w:val="24"/>
          <w:szCs w:val="24"/>
        </w:rPr>
        <w:t>is</w:t>
      </w:r>
      <w:r w:rsidRPr="00F81661">
        <w:rPr>
          <w:rFonts w:ascii="Times New Roman" w:hAnsi="Times New Roman" w:cs="Times New Roman"/>
          <w:sz w:val="24"/>
          <w:szCs w:val="24"/>
        </w:rPr>
        <w:t xml:space="preserve"> developed using Android OS, and </w:t>
      </w:r>
      <w:r w:rsidR="006A55A4">
        <w:rPr>
          <w:rFonts w:ascii="Times New Roman" w:hAnsi="Times New Roman" w:cs="Times New Roman"/>
          <w:sz w:val="24"/>
          <w:szCs w:val="24"/>
        </w:rPr>
        <w:t>is</w:t>
      </w:r>
      <w:r w:rsidRPr="00F81661">
        <w:rPr>
          <w:rFonts w:ascii="Times New Roman" w:hAnsi="Times New Roman" w:cs="Times New Roman"/>
          <w:sz w:val="24"/>
          <w:szCs w:val="24"/>
        </w:rPr>
        <w:t xml:space="preserve"> installed in an Android smartphone or tablet.</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project development cycle is represented graphically in </w:t>
      </w:r>
      <w:r w:rsidR="00EB02F7">
        <w:rPr>
          <w:rFonts w:ascii="Times New Roman" w:hAnsi="Times New Roman" w:cs="Times New Roman"/>
          <w:sz w:val="24"/>
          <w:szCs w:val="24"/>
        </w:rPr>
        <w:t>figure 3.1</w:t>
      </w:r>
      <w:r w:rsidRPr="00F81661">
        <w:rPr>
          <w:rFonts w:ascii="Times New Roman" w:hAnsi="Times New Roman" w:cs="Times New Roman"/>
          <w:sz w:val="24"/>
          <w:szCs w:val="24"/>
        </w:rPr>
        <w:t xml:space="preserve">, as it shows the overall flow of the project is developed. </w:t>
      </w:r>
    </w:p>
    <w:p w:rsidR="00C61109" w:rsidRDefault="00C61109" w:rsidP="00C61109">
      <w:pPr>
        <w:spacing w:line="360" w:lineRule="auto"/>
        <w:jc w:val="center"/>
        <w:rPr>
          <w:rFonts w:ascii="Times New Roman" w:hAnsi="Times New Roman" w:cs="Times New Roman"/>
          <w:sz w:val="24"/>
          <w:szCs w:val="24"/>
        </w:rPr>
      </w:pPr>
      <w:r>
        <w:rPr>
          <w:noProof/>
          <w:color w:val="000000"/>
        </w:rPr>
        <w:lastRenderedPageBreak/>
        <w:drawing>
          <wp:inline distT="0" distB="0" distL="0" distR="0">
            <wp:extent cx="2028825" cy="3267075"/>
            <wp:effectExtent l="0" t="0" r="9525" b="9525"/>
            <wp:docPr id="2" name="Picture 2" descr="https://lh4.googleusercontent.com/6mlYVcT_VubtSz__4X9zatqkd6AyqJ2bTYUv8LhvE7oluKz3yNicVONuc4UPxVXlJKajBTD6eHzTRJrTwL3PqE-qbe5YBQXKws-k8017af64qE-WRV2JlOGSE5iFksS0JOpaq3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6mlYVcT_VubtSz__4X9zatqkd6AyqJ2bTYUv8LhvE7oluKz3yNicVONuc4UPxVXlJKajBTD6eHzTRJrTwL3PqE-qbe5YBQXKws-k8017af64qE-WRV2JlOGSE5iFksS0JOpaq3i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28825" cy="3267075"/>
                    </a:xfrm>
                    <a:prstGeom prst="rect">
                      <a:avLst/>
                    </a:prstGeom>
                    <a:noFill/>
                    <a:ln>
                      <a:noFill/>
                    </a:ln>
                  </pic:spPr>
                </pic:pic>
              </a:graphicData>
            </a:graphic>
          </wp:inline>
        </w:drawing>
      </w:r>
    </w:p>
    <w:p w:rsidR="00BE070C" w:rsidRPr="00F81661" w:rsidRDefault="00BE070C" w:rsidP="00C61109">
      <w:pPr>
        <w:spacing w:line="360" w:lineRule="auto"/>
        <w:jc w:val="center"/>
        <w:rPr>
          <w:rFonts w:ascii="Times New Roman" w:hAnsi="Times New Roman" w:cs="Times New Roman"/>
          <w:sz w:val="24"/>
          <w:szCs w:val="24"/>
        </w:rPr>
      </w:pPr>
      <w:r w:rsidRPr="00F81661">
        <w:rPr>
          <w:rFonts w:ascii="Times New Roman" w:hAnsi="Times New Roman" w:cs="Times New Roman"/>
          <w:sz w:val="24"/>
          <w:szCs w:val="24"/>
        </w:rPr>
        <w:t xml:space="preserve">Figure </w:t>
      </w:r>
      <w:r w:rsidR="00421B90">
        <w:rPr>
          <w:rFonts w:ascii="Times New Roman" w:hAnsi="Times New Roman" w:cs="Times New Roman"/>
          <w:sz w:val="24"/>
          <w:szCs w:val="24"/>
        </w:rPr>
        <w:t>3.1</w:t>
      </w:r>
      <w:r w:rsidRPr="00F81661">
        <w:rPr>
          <w:rFonts w:ascii="Times New Roman" w:hAnsi="Times New Roman" w:cs="Times New Roman"/>
          <w:sz w:val="24"/>
          <w:szCs w:val="24"/>
        </w:rPr>
        <w:t xml:space="preserve">: </w:t>
      </w:r>
      <w:r w:rsidR="00421B90">
        <w:rPr>
          <w:rFonts w:ascii="Times New Roman" w:hAnsi="Times New Roman" w:cs="Times New Roman"/>
          <w:sz w:val="24"/>
          <w:szCs w:val="24"/>
        </w:rPr>
        <w:t xml:space="preserve"> The flowchart of the proposed p</w:t>
      </w:r>
      <w:r w:rsidRPr="00F81661">
        <w:rPr>
          <w:rFonts w:ascii="Times New Roman" w:hAnsi="Times New Roman" w:cs="Times New Roman"/>
          <w:sz w:val="24"/>
          <w:szCs w:val="24"/>
        </w:rPr>
        <w:t>roject</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The first stage of the project is to carry out planning. It is carefully plan and a scope of work is detailed out in order to efficiently </w:t>
      </w:r>
      <w:r w:rsidR="00927CF4" w:rsidRPr="00F81661">
        <w:rPr>
          <w:rFonts w:ascii="Times New Roman" w:hAnsi="Times New Roman" w:cs="Times New Roman"/>
          <w:sz w:val="24"/>
          <w:szCs w:val="24"/>
        </w:rPr>
        <w:t>handle</w:t>
      </w:r>
      <w:r w:rsidRPr="00F81661">
        <w:rPr>
          <w:rFonts w:ascii="Times New Roman" w:hAnsi="Times New Roman" w:cs="Times New Roman"/>
          <w:sz w:val="24"/>
          <w:szCs w:val="24"/>
        </w:rPr>
        <w:t xml:space="preserve"> the project. Problem statement, aim and objectives are identified so that goal is clearly defined, and the project will be stay focus on track through the process of development. Timeline and Gantt chart is drawn in order to track and plan the project progress in order to complete it within the given time period.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After the goals are set, design is carried out together with the teams that is involved with the MyCOMS application development project. Rounds of discussion and decision have been made in order to achieve the targeted functionality of the application. Based on that, the software and hardware requirement are discussed and decided. Choices of programming language and IDE is done, which is Java as the main language of development, on Android Studio, which to deploy the Android application on </w:t>
      </w:r>
      <w:r w:rsidR="00FC10EF" w:rsidRPr="00F81661">
        <w:rPr>
          <w:rFonts w:ascii="Times New Roman" w:hAnsi="Times New Roman" w:cs="Times New Roman"/>
          <w:sz w:val="24"/>
          <w:szCs w:val="24"/>
        </w:rPr>
        <w:t>an</w:t>
      </w:r>
      <w:r w:rsidRPr="00F81661">
        <w:rPr>
          <w:rFonts w:ascii="Times New Roman" w:hAnsi="Times New Roman" w:cs="Times New Roman"/>
          <w:sz w:val="24"/>
          <w:szCs w:val="24"/>
        </w:rPr>
        <w:t xml:space="preserve"> Android compatible devices. </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During project implementation, the application will be installed on devices, and real time data must be captured in order to evaluate the system performance. Testing and debugging is done to ensure that minimal bug activity is supervised. If there is no modification to the project, it will advance to the last stage where </w:t>
      </w:r>
      <w:r w:rsidR="00927CF4">
        <w:rPr>
          <w:rFonts w:ascii="Times New Roman" w:hAnsi="Times New Roman" w:cs="Times New Roman" w:hint="eastAsia"/>
          <w:sz w:val="24"/>
          <w:szCs w:val="24"/>
        </w:rPr>
        <w:t>it</w:t>
      </w:r>
      <w:r w:rsidR="00927CF4">
        <w:rPr>
          <w:rFonts w:ascii="Times New Roman" w:hAnsi="Times New Roman" w:cs="Times New Roman"/>
          <w:sz w:val="24"/>
          <w:szCs w:val="24"/>
        </w:rPr>
        <w:t xml:space="preserve"> is </w:t>
      </w:r>
      <w:r w:rsidRPr="00F81661">
        <w:rPr>
          <w:rFonts w:ascii="Times New Roman" w:hAnsi="Times New Roman" w:cs="Times New Roman"/>
          <w:sz w:val="24"/>
          <w:szCs w:val="24"/>
        </w:rPr>
        <w:t xml:space="preserve">discussion of result and conclusion. </w:t>
      </w: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lastRenderedPageBreak/>
        <w:t xml:space="preserve">3.2 Software and Hardware </w:t>
      </w:r>
      <w:r w:rsidR="00E86689">
        <w:rPr>
          <w:rFonts w:ascii="Times New Roman" w:hAnsi="Times New Roman" w:cs="Times New Roman"/>
          <w:b/>
          <w:sz w:val="24"/>
          <w:szCs w:val="24"/>
        </w:rPr>
        <w:t xml:space="preserve">Development </w:t>
      </w:r>
      <w:r w:rsidRPr="00D143EB">
        <w:rPr>
          <w:rFonts w:ascii="Times New Roman" w:hAnsi="Times New Roman" w:cs="Times New Roman"/>
          <w:b/>
          <w:sz w:val="24"/>
          <w:szCs w:val="24"/>
        </w:rPr>
        <w:t>Requirement</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The software required for this project is Android Studio and Adobe Experience Design. The following section explains the roles of having these </w:t>
      </w:r>
      <w:r w:rsidR="00927CF4" w:rsidRPr="00F81661">
        <w:rPr>
          <w:rFonts w:ascii="Times New Roman" w:hAnsi="Times New Roman" w:cs="Times New Roman"/>
          <w:sz w:val="24"/>
          <w:szCs w:val="24"/>
        </w:rPr>
        <w:t>software</w:t>
      </w:r>
      <w:r w:rsidRPr="00F81661">
        <w:rPr>
          <w:rFonts w:ascii="Times New Roman" w:hAnsi="Times New Roman" w:cs="Times New Roman"/>
          <w:sz w:val="24"/>
          <w:szCs w:val="24"/>
        </w:rPr>
        <w:t xml:space="preserve"> for the development for the project.</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3.2.1 Software Required</w:t>
      </w:r>
    </w:p>
    <w:p w:rsidR="00BE070C" w:rsidRPr="00D143EB" w:rsidRDefault="00BE070C" w:rsidP="00D143EB">
      <w:pPr>
        <w:spacing w:line="360" w:lineRule="auto"/>
        <w:ind w:left="720"/>
        <w:jc w:val="both"/>
        <w:rPr>
          <w:rFonts w:ascii="Times New Roman" w:hAnsi="Times New Roman" w:cs="Times New Roman"/>
          <w:b/>
          <w:sz w:val="24"/>
          <w:szCs w:val="24"/>
        </w:rPr>
      </w:pPr>
      <w:r w:rsidRPr="00D143EB">
        <w:rPr>
          <w:rFonts w:ascii="Times New Roman" w:hAnsi="Times New Roman" w:cs="Times New Roman"/>
          <w:b/>
          <w:sz w:val="24"/>
          <w:szCs w:val="24"/>
        </w:rPr>
        <w:t>3.2.1.1 Android Studio</w:t>
      </w:r>
    </w:p>
    <w:p w:rsidR="00BE070C" w:rsidRPr="00F81661" w:rsidRDefault="00BE070C" w:rsidP="0040256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Android Studio is an open source IDE and free software which is released by Google, mainly targeted for developers which aims to create application for Android platform. It has pre-installed library, sample code, tools and </w:t>
      </w:r>
      <w:r w:rsidR="00927CF4" w:rsidRPr="00F81661">
        <w:rPr>
          <w:rFonts w:ascii="Times New Roman" w:hAnsi="Times New Roman" w:cs="Times New Roman"/>
          <w:sz w:val="24"/>
          <w:szCs w:val="24"/>
        </w:rPr>
        <w:t>etc.</w:t>
      </w:r>
      <w:r w:rsidRPr="00F81661">
        <w:rPr>
          <w:rFonts w:ascii="Times New Roman" w:hAnsi="Times New Roman" w:cs="Times New Roman"/>
          <w:sz w:val="24"/>
          <w:szCs w:val="24"/>
        </w:rPr>
        <w:t xml:space="preserve"> required in creating an application. It has workspace and extendible plug-ins available to allow customization for Java application development. </w:t>
      </w:r>
      <w:ins w:id="19" w:author="choo hong yee" w:date="2018-05-24T04:11:00Z">
        <w:r w:rsidR="0040256B">
          <w:rPr>
            <w:rFonts w:ascii="Times New Roman" w:hAnsi="Times New Roman" w:cs="Times New Roman"/>
            <w:sz w:val="24"/>
            <w:szCs w:val="24"/>
          </w:rPr>
          <w:t xml:space="preserve">The Android studio version used in this project is Android Studio </w:t>
        </w:r>
      </w:ins>
      <w:ins w:id="20" w:author="choo hong yee" w:date="2018-05-24T04:12:00Z">
        <w:r w:rsidR="0040256B">
          <w:rPr>
            <w:rFonts w:ascii="Times New Roman" w:hAnsi="Times New Roman" w:cs="Times New Roman"/>
            <w:sz w:val="24"/>
            <w:szCs w:val="24"/>
          </w:rPr>
          <w:t>3.1.</w:t>
        </w:r>
      </w:ins>
      <w:ins w:id="21" w:author="choo hong yee" w:date="2018-05-24T04:13:00Z">
        <w:r w:rsidR="0040256B">
          <w:rPr>
            <w:rFonts w:ascii="Times New Roman" w:hAnsi="Times New Roman" w:cs="Times New Roman"/>
            <w:sz w:val="24"/>
            <w:szCs w:val="24"/>
          </w:rPr>
          <w:t>2,</w:t>
        </w:r>
        <w:r w:rsidR="0040256B" w:rsidRPr="0040256B">
          <w:t xml:space="preserve"> </w:t>
        </w:r>
        <w:r w:rsidR="0040256B" w:rsidRPr="0040256B">
          <w:rPr>
            <w:rFonts w:ascii="Times New Roman" w:hAnsi="Times New Roman" w:cs="Times New Roman"/>
            <w:sz w:val="24"/>
            <w:szCs w:val="24"/>
          </w:rPr>
          <w:t>JRE: 1.8.0_152-release-1024-b02 amd64</w:t>
        </w:r>
        <w:r w:rsidR="0040256B">
          <w:rPr>
            <w:rFonts w:ascii="Times New Roman" w:hAnsi="Times New Roman" w:cs="Times New Roman"/>
            <w:sz w:val="24"/>
            <w:szCs w:val="24"/>
          </w:rPr>
          <w:t>,</w:t>
        </w:r>
      </w:ins>
      <w:ins w:id="22" w:author="choo hong yee" w:date="2018-05-24T04:12:00Z">
        <w:r w:rsidR="0040256B">
          <w:rPr>
            <w:rFonts w:ascii="Times New Roman" w:hAnsi="Times New Roman" w:cs="Times New Roman"/>
            <w:sz w:val="24"/>
            <w:szCs w:val="24"/>
          </w:rPr>
          <w:t xml:space="preserve"> with SDK version of 27 and Gradle Build 3.</w:t>
        </w:r>
      </w:ins>
      <w:ins w:id="23" w:author="choo hong yee" w:date="2018-05-24T04:13:00Z">
        <w:r w:rsidR="0040256B">
          <w:rPr>
            <w:rFonts w:ascii="Times New Roman" w:hAnsi="Times New Roman" w:cs="Times New Roman"/>
            <w:sz w:val="24"/>
            <w:szCs w:val="24"/>
          </w:rPr>
          <w:t xml:space="preserve">1.2. </w:t>
        </w:r>
      </w:ins>
    </w:p>
    <w:p w:rsidR="00BE070C" w:rsidRPr="00F81661" w:rsidRDefault="00BE070C" w:rsidP="00D143EB">
      <w:pPr>
        <w:spacing w:line="360" w:lineRule="auto"/>
        <w:ind w:left="720"/>
        <w:jc w:val="both"/>
        <w:rPr>
          <w:rFonts w:ascii="Times New Roman" w:hAnsi="Times New Roman" w:cs="Times New Roman"/>
          <w:sz w:val="24"/>
          <w:szCs w:val="24"/>
        </w:rPr>
      </w:pPr>
    </w:p>
    <w:p w:rsidR="00BE070C" w:rsidRPr="00D143EB" w:rsidRDefault="00BE070C" w:rsidP="00D143EB">
      <w:pPr>
        <w:spacing w:line="360" w:lineRule="auto"/>
        <w:ind w:left="720"/>
        <w:jc w:val="both"/>
        <w:rPr>
          <w:rFonts w:ascii="Times New Roman" w:hAnsi="Times New Roman" w:cs="Times New Roman"/>
          <w:b/>
          <w:sz w:val="24"/>
          <w:szCs w:val="24"/>
        </w:rPr>
      </w:pPr>
      <w:r w:rsidRPr="00D143EB">
        <w:rPr>
          <w:rFonts w:ascii="Times New Roman" w:hAnsi="Times New Roman" w:cs="Times New Roman"/>
          <w:b/>
          <w:sz w:val="24"/>
          <w:szCs w:val="24"/>
        </w:rPr>
        <w:t>3.2.1.2 Adobe Experience Design (Adobe XD)</w:t>
      </w:r>
    </w:p>
    <w:p w:rsidR="00BE070C" w:rsidRPr="00F81661" w:rsidRDefault="00BE070C" w:rsidP="00D143E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Adobe XD is a user experience design software developed by Adobe Systems. It is a pay to use software, and offers 7 days of free trial. It allow users to do design and customization on the user interface of an application, and allow the interface to be modelled into an application with limited function of interface. It supports vector design and </w:t>
      </w:r>
      <w:r w:rsidR="00927CF4" w:rsidRPr="00F81661">
        <w:rPr>
          <w:rFonts w:ascii="Times New Roman" w:hAnsi="Times New Roman" w:cs="Times New Roman"/>
          <w:sz w:val="24"/>
          <w:szCs w:val="24"/>
        </w:rPr>
        <w:t>wire framing</w:t>
      </w:r>
      <w:r w:rsidRPr="00F81661">
        <w:rPr>
          <w:rFonts w:ascii="Times New Roman" w:hAnsi="Times New Roman" w:cs="Times New Roman"/>
          <w:sz w:val="24"/>
          <w:szCs w:val="24"/>
        </w:rPr>
        <w:t xml:space="preserve">, and allow users in creating simple interactive click-through prototypes. </w:t>
      </w:r>
    </w:p>
    <w:p w:rsidR="00BE070C" w:rsidRPr="00F81661" w:rsidRDefault="00BE070C" w:rsidP="00D143EB">
      <w:pPr>
        <w:spacing w:line="360" w:lineRule="auto"/>
        <w:ind w:left="720"/>
        <w:jc w:val="both"/>
        <w:rPr>
          <w:rFonts w:ascii="Times New Roman" w:hAnsi="Times New Roman" w:cs="Times New Roman"/>
          <w:sz w:val="24"/>
          <w:szCs w:val="24"/>
        </w:rPr>
      </w:pPr>
    </w:p>
    <w:p w:rsidR="00BE070C" w:rsidRPr="00D143EB" w:rsidRDefault="00BE070C" w:rsidP="00D143EB">
      <w:pPr>
        <w:spacing w:line="360" w:lineRule="auto"/>
        <w:ind w:left="720"/>
        <w:jc w:val="both"/>
        <w:rPr>
          <w:rFonts w:ascii="Times New Roman" w:hAnsi="Times New Roman" w:cs="Times New Roman"/>
          <w:b/>
          <w:sz w:val="24"/>
          <w:szCs w:val="24"/>
        </w:rPr>
      </w:pPr>
      <w:r w:rsidRPr="00D143EB">
        <w:rPr>
          <w:rFonts w:ascii="Times New Roman" w:hAnsi="Times New Roman" w:cs="Times New Roman"/>
          <w:b/>
          <w:sz w:val="24"/>
          <w:szCs w:val="24"/>
        </w:rPr>
        <w:t>3.2.1.3 Android Virtual Device (AVD)</w:t>
      </w:r>
    </w:p>
    <w:p w:rsidR="00BE070C" w:rsidRPr="00F81661" w:rsidRDefault="00BE070C" w:rsidP="00D143EB">
      <w:pPr>
        <w:spacing w:line="360" w:lineRule="auto"/>
        <w:ind w:left="720"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AVD is a built-in emulator by Android Studio, which allow users to create a mock Android device without having it in real life. Customizable RAM, OS and pixel setting can be done to simulate the created application before deploying it on the real-time devices. It is used in testing and debugging phase of the project as the codes must be tested out </w:t>
      </w:r>
      <w:r w:rsidRPr="00F81661">
        <w:rPr>
          <w:rFonts w:ascii="Times New Roman" w:hAnsi="Times New Roman" w:cs="Times New Roman"/>
          <w:sz w:val="24"/>
          <w:szCs w:val="24"/>
        </w:rPr>
        <w:lastRenderedPageBreak/>
        <w:t xml:space="preserve">frequently to check the functionality, and several model of Android devices can be tested in order to know the flaw of the software before deploying it on market. </w:t>
      </w: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3.2.2 Hardware Required</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For the project, computer and smartphone is a must as it is the basic tools needed in developing the application. MyCOMS electric vehicle will be involved once the application is ready to deploy, in order to get real time data to evaluate the system performance. </w:t>
      </w:r>
    </w:p>
    <w:p w:rsidR="00BE070C" w:rsidRPr="00F81661" w:rsidRDefault="00BE070C" w:rsidP="00F81661">
      <w:pPr>
        <w:spacing w:line="360" w:lineRule="auto"/>
        <w:jc w:val="both"/>
        <w:rPr>
          <w:rFonts w:ascii="Times New Roman" w:hAnsi="Times New Roman" w:cs="Times New Roman"/>
          <w:sz w:val="24"/>
          <w:szCs w:val="24"/>
        </w:rPr>
      </w:pPr>
    </w:p>
    <w:p w:rsidR="00BE070C"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A system block diagram is </w:t>
      </w:r>
      <w:r w:rsidR="00EB02F7">
        <w:rPr>
          <w:rFonts w:ascii="Times New Roman" w:hAnsi="Times New Roman" w:cs="Times New Roman"/>
          <w:sz w:val="24"/>
          <w:szCs w:val="24"/>
        </w:rPr>
        <w:t>shown as in Figure 3.2.2.1</w:t>
      </w:r>
      <w:r w:rsidRPr="00F81661">
        <w:rPr>
          <w:rFonts w:ascii="Times New Roman" w:hAnsi="Times New Roman" w:cs="Times New Roman"/>
          <w:sz w:val="24"/>
          <w:szCs w:val="24"/>
        </w:rPr>
        <w:t xml:space="preserve"> in order to visualize the relationship between each component. It is illustrate as below.</w:t>
      </w:r>
    </w:p>
    <w:p w:rsidR="00C61109" w:rsidRPr="00F81661" w:rsidRDefault="007A0FD9" w:rsidP="00C61109">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85pt">
            <v:imagedata r:id="rId10" o:title="Picture1"/>
          </v:shape>
        </w:pict>
      </w:r>
    </w:p>
    <w:p w:rsidR="00BE070C" w:rsidRDefault="00C61109" w:rsidP="00C61109">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3</w:t>
      </w:r>
      <w:r w:rsidR="00F972D9">
        <w:rPr>
          <w:rFonts w:ascii="Times New Roman" w:hAnsi="Times New Roman" w:cs="Times New Roman"/>
          <w:sz w:val="24"/>
          <w:szCs w:val="24"/>
        </w:rPr>
        <w:t>.2.2.1</w:t>
      </w:r>
      <w:r w:rsidR="00BE070C" w:rsidRPr="00F81661">
        <w:rPr>
          <w:rFonts w:ascii="Times New Roman" w:hAnsi="Times New Roman" w:cs="Times New Roman"/>
          <w:sz w:val="24"/>
          <w:szCs w:val="24"/>
        </w:rPr>
        <w:t>: System block diagram of the project.</w:t>
      </w:r>
    </w:p>
    <w:p w:rsidR="00A3656E" w:rsidRPr="00F81661" w:rsidRDefault="00A3656E" w:rsidP="00C61109">
      <w:pPr>
        <w:spacing w:line="360" w:lineRule="auto"/>
        <w:jc w:val="center"/>
        <w:rPr>
          <w:rFonts w:ascii="Times New Roman" w:hAnsi="Times New Roman" w:cs="Times New Roman"/>
          <w:sz w:val="24"/>
          <w:szCs w:val="24"/>
        </w:rPr>
      </w:pP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The application will be linked to computer and database through internet and server. User will be using the application, while the administrator is able to view the activity through the server, </w:t>
      </w:r>
      <w:r w:rsidRPr="00F81661">
        <w:rPr>
          <w:rFonts w:ascii="Times New Roman" w:hAnsi="Times New Roman" w:cs="Times New Roman"/>
          <w:sz w:val="24"/>
          <w:szCs w:val="24"/>
        </w:rPr>
        <w:lastRenderedPageBreak/>
        <w:t xml:space="preserve">and </w:t>
      </w:r>
      <w:r w:rsidR="00927CF4" w:rsidRPr="00F81661">
        <w:rPr>
          <w:rFonts w:ascii="Times New Roman" w:hAnsi="Times New Roman" w:cs="Times New Roman"/>
          <w:sz w:val="24"/>
          <w:szCs w:val="24"/>
        </w:rPr>
        <w:t>analyses</w:t>
      </w:r>
      <w:r w:rsidRPr="00F81661">
        <w:rPr>
          <w:rFonts w:ascii="Times New Roman" w:hAnsi="Times New Roman" w:cs="Times New Roman"/>
          <w:sz w:val="24"/>
          <w:szCs w:val="24"/>
        </w:rPr>
        <w:t xml:space="preserve"> the data through the database. This step is important as it allow the administrator to evaluate the system performance.</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3.3 Application Design and Development</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For the design of the application, a flow of required function is detailed, with the targeted group of users. The flow is represented in </w:t>
      </w:r>
      <w:r w:rsidR="00EB02F7">
        <w:rPr>
          <w:rFonts w:ascii="Times New Roman" w:hAnsi="Times New Roman" w:cs="Times New Roman"/>
          <w:sz w:val="24"/>
          <w:szCs w:val="24"/>
        </w:rPr>
        <w:t>Figure 3.3.1</w:t>
      </w:r>
      <w:r w:rsidRPr="00F81661">
        <w:rPr>
          <w:rFonts w:ascii="Times New Roman" w:hAnsi="Times New Roman" w:cs="Times New Roman"/>
          <w:sz w:val="24"/>
          <w:szCs w:val="24"/>
        </w:rPr>
        <w:t>.</w:t>
      </w:r>
    </w:p>
    <w:p w:rsidR="00BE070C" w:rsidRPr="00F81661" w:rsidRDefault="00C61109" w:rsidP="00C61109">
      <w:pPr>
        <w:spacing w:line="360" w:lineRule="auto"/>
        <w:jc w:val="center"/>
        <w:rPr>
          <w:rFonts w:ascii="Times New Roman" w:hAnsi="Times New Roman" w:cs="Times New Roman"/>
          <w:sz w:val="24"/>
          <w:szCs w:val="24"/>
        </w:rPr>
      </w:pPr>
      <w:r>
        <w:rPr>
          <w:noProof/>
          <w:color w:val="000000"/>
        </w:rPr>
        <w:drawing>
          <wp:inline distT="0" distB="0" distL="0" distR="0">
            <wp:extent cx="2838450" cy="4724400"/>
            <wp:effectExtent l="0" t="0" r="0" b="0"/>
            <wp:docPr id="4" name="Picture 4" descr="https://lh5.googleusercontent.com/F3mbxcGZNRY_NN5u5yPANHPCGJp0uxQfxnZfHI8Fb2uSIddHtEnnkjn-djabyAebhcXzM9NLFdVMo7qCVevcgqkk-0zzX1fHCOzLpywlMUqoJypx_VEz0uO2GFpW-p9Y0eZHd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F3mbxcGZNRY_NN5u5yPANHPCGJp0uxQfxnZfHI8Fb2uSIddHtEnnkjn-djabyAebhcXzM9NLFdVMo7qCVevcgqkk-0zzX1fHCOzLpywlMUqoJypx_VEz0uO2GFpW-p9Y0eZHdie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4724400"/>
                    </a:xfrm>
                    <a:prstGeom prst="rect">
                      <a:avLst/>
                    </a:prstGeom>
                    <a:noFill/>
                    <a:ln>
                      <a:noFill/>
                    </a:ln>
                  </pic:spPr>
                </pic:pic>
              </a:graphicData>
            </a:graphic>
          </wp:inline>
        </w:drawing>
      </w:r>
    </w:p>
    <w:p w:rsidR="00BE070C" w:rsidRPr="00F81661" w:rsidRDefault="00BE070C" w:rsidP="00C61109">
      <w:pPr>
        <w:spacing w:line="360" w:lineRule="auto"/>
        <w:jc w:val="center"/>
        <w:rPr>
          <w:rFonts w:ascii="Times New Roman" w:hAnsi="Times New Roman" w:cs="Times New Roman"/>
          <w:sz w:val="24"/>
          <w:szCs w:val="24"/>
        </w:rPr>
      </w:pPr>
      <w:r w:rsidRPr="00F81661">
        <w:rPr>
          <w:rFonts w:ascii="Times New Roman" w:hAnsi="Times New Roman" w:cs="Times New Roman"/>
          <w:sz w:val="24"/>
          <w:szCs w:val="24"/>
        </w:rPr>
        <w:t xml:space="preserve">Figure </w:t>
      </w:r>
      <w:r w:rsidR="00F972D9">
        <w:rPr>
          <w:rFonts w:ascii="Times New Roman" w:hAnsi="Times New Roman" w:cs="Times New Roman"/>
          <w:sz w:val="24"/>
          <w:szCs w:val="24"/>
        </w:rPr>
        <w:t>3.3.1</w:t>
      </w:r>
      <w:r w:rsidRPr="00F81661">
        <w:rPr>
          <w:rFonts w:ascii="Times New Roman" w:hAnsi="Times New Roman" w:cs="Times New Roman"/>
          <w:sz w:val="24"/>
          <w:szCs w:val="24"/>
        </w:rPr>
        <w:t xml:space="preserve">: </w:t>
      </w:r>
      <w:r w:rsidR="00C61109">
        <w:rPr>
          <w:rFonts w:ascii="Times New Roman" w:hAnsi="Times New Roman" w:cs="Times New Roman"/>
          <w:sz w:val="24"/>
          <w:szCs w:val="24"/>
        </w:rPr>
        <w:t>Use case diagram</w:t>
      </w:r>
      <w:r w:rsidRPr="00F81661">
        <w:rPr>
          <w:rFonts w:ascii="Times New Roman" w:hAnsi="Times New Roman" w:cs="Times New Roman"/>
          <w:sz w:val="24"/>
          <w:szCs w:val="24"/>
        </w:rPr>
        <w:t xml:space="preserve"> for the application.</w:t>
      </w:r>
    </w:p>
    <w:p w:rsidR="00BE070C" w:rsidRPr="00F81661" w:rsidRDefault="00BE070C" w:rsidP="00D143EB">
      <w:pPr>
        <w:spacing w:line="360" w:lineRule="auto"/>
        <w:ind w:firstLine="720"/>
        <w:jc w:val="both"/>
        <w:rPr>
          <w:rFonts w:ascii="Times New Roman" w:hAnsi="Times New Roman" w:cs="Times New Roman"/>
          <w:sz w:val="24"/>
          <w:szCs w:val="24"/>
        </w:rPr>
      </w:pPr>
      <w:r w:rsidRPr="00F81661">
        <w:rPr>
          <w:rFonts w:ascii="Times New Roman" w:hAnsi="Times New Roman" w:cs="Times New Roman"/>
          <w:sz w:val="24"/>
          <w:szCs w:val="24"/>
        </w:rPr>
        <w:t xml:space="preserve">Firstly, the main screen of the application will prompt user input of identify, such as matric number and password for security purposes. New sign up user will have to register themselves, while registered user have to log in just once, unless the user log out after every session. The application will have selection where user is able to book the vehicle and check the availability </w:t>
      </w:r>
      <w:r w:rsidRPr="00F81661">
        <w:rPr>
          <w:rFonts w:ascii="Times New Roman" w:hAnsi="Times New Roman" w:cs="Times New Roman"/>
          <w:sz w:val="24"/>
          <w:szCs w:val="24"/>
        </w:rPr>
        <w:lastRenderedPageBreak/>
        <w:t xml:space="preserve">with real-time synchronization of database. Once the booking is done, user will be able to start the application as a navigation application, where it will route between the starting and the ending point of the trip. System will alert the user if the route is detected to be out of course from the targeted location. Abnormal activity of the application by user will be recorded and uploaded to the database for reference purposes. </w:t>
      </w:r>
    </w:p>
    <w:p w:rsidR="00BE070C" w:rsidRPr="00F81661" w:rsidRDefault="00BE070C" w:rsidP="00F81661">
      <w:pPr>
        <w:spacing w:line="360" w:lineRule="auto"/>
        <w:jc w:val="both"/>
        <w:rPr>
          <w:rFonts w:ascii="Times New Roman" w:hAnsi="Times New Roman" w:cs="Times New Roman"/>
          <w:sz w:val="24"/>
          <w:szCs w:val="24"/>
        </w:rPr>
      </w:pPr>
    </w:p>
    <w:p w:rsidR="00BE070C" w:rsidRPr="00D143EB"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3.3.1 Firebase Database</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Firebase is an online database that is released by Google, to allow more control of Android application. This database allow android application to store and synchronize data in real time. Firebase allow encryption of 2048-bit SSL for the protection of the data. It has custom authentication and access control for developers to suit their application development specification. </w:t>
      </w:r>
    </w:p>
    <w:p w:rsidR="00BE070C"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ab/>
        <w:t xml:space="preserve">Firebase can be used in cross platform development, such as iOS, Android and also Web development. User will need to sign up an account in Firebase, the API can be easily embedded into the application and to create connection to the server. Firebase saves time as it does not require extra scripting on server-side. </w:t>
      </w:r>
    </w:p>
    <w:p w:rsidR="004F2D80" w:rsidRDefault="004F2D80"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Figure 3.3.1.1 shows the </w:t>
      </w:r>
      <w:del w:id="24" w:author="choo hong yee" w:date="2018-05-24T04:16:00Z">
        <w:r w:rsidDel="0040256B">
          <w:rPr>
            <w:rFonts w:ascii="Times New Roman" w:hAnsi="Times New Roman" w:cs="Times New Roman"/>
            <w:sz w:val="24"/>
            <w:szCs w:val="24"/>
          </w:rPr>
          <w:delText>entity relationship diagram</w:delText>
        </w:r>
      </w:del>
      <w:ins w:id="25" w:author="choo hong yee" w:date="2018-05-24T04:16:00Z">
        <w:r w:rsidR="0040256B">
          <w:rPr>
            <w:rFonts w:ascii="Times New Roman" w:hAnsi="Times New Roman" w:cs="Times New Roman"/>
            <w:sz w:val="24"/>
            <w:szCs w:val="24"/>
          </w:rPr>
          <w:t>relationship</w:t>
        </w:r>
      </w:ins>
      <w:r>
        <w:rPr>
          <w:rFonts w:ascii="Times New Roman" w:hAnsi="Times New Roman" w:cs="Times New Roman"/>
          <w:sz w:val="24"/>
          <w:szCs w:val="24"/>
        </w:rPr>
        <w:t xml:space="preserve"> between the elements in the database.</w:t>
      </w:r>
    </w:p>
    <w:p w:rsidR="004F2D80" w:rsidRPr="00F81661" w:rsidRDefault="009A2EA5">
      <w:pPr>
        <w:spacing w:line="360" w:lineRule="auto"/>
        <w:jc w:val="center"/>
        <w:rPr>
          <w:rFonts w:ascii="Times New Roman" w:hAnsi="Times New Roman" w:cs="Times New Roman"/>
          <w:sz w:val="24"/>
          <w:szCs w:val="24"/>
        </w:rPr>
        <w:pPrChange w:id="26" w:author="choo hong yee" w:date="2018-05-24T04:37:00Z">
          <w:pPr>
            <w:spacing w:line="360" w:lineRule="auto"/>
            <w:jc w:val="both"/>
          </w:pPr>
        </w:pPrChange>
      </w:pPr>
      <w:ins w:id="27" w:author="choo hong yee" w:date="2018-05-24T04:37:00Z">
        <w:r>
          <w:rPr>
            <w:noProof/>
          </w:rPr>
          <w:drawing>
            <wp:inline distT="0" distB="0" distL="0" distR="0" wp14:anchorId="762D9983" wp14:editId="4E6740AF">
              <wp:extent cx="4845132" cy="2616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7778" cy="2618340"/>
                      </a:xfrm>
                      <a:prstGeom prst="rect">
                        <a:avLst/>
                      </a:prstGeom>
                    </pic:spPr>
                  </pic:pic>
                </a:graphicData>
              </a:graphic>
            </wp:inline>
          </w:drawing>
        </w:r>
      </w:ins>
    </w:p>
    <w:p w:rsidR="00BE070C" w:rsidRDefault="004F2D80" w:rsidP="004F2D80">
      <w:pPr>
        <w:spacing w:line="360" w:lineRule="auto"/>
        <w:jc w:val="center"/>
        <w:rPr>
          <w:ins w:id="28" w:author="choo hong yee" w:date="2018-05-24T04:37:00Z"/>
          <w:rFonts w:ascii="Times New Roman" w:hAnsi="Times New Roman" w:cs="Times New Roman"/>
          <w:sz w:val="24"/>
          <w:szCs w:val="24"/>
        </w:rPr>
      </w:pPr>
      <w:r>
        <w:rPr>
          <w:rFonts w:ascii="Times New Roman" w:hAnsi="Times New Roman" w:cs="Times New Roman"/>
          <w:sz w:val="24"/>
          <w:szCs w:val="24"/>
        </w:rPr>
        <w:t xml:space="preserve">Figure 3.3.1.1 </w:t>
      </w:r>
      <w:del w:id="29" w:author="choo hong yee" w:date="2018-05-24T04:17:00Z">
        <w:r w:rsidRPr="004F2D80" w:rsidDel="0040256B">
          <w:rPr>
            <w:rFonts w:ascii="Times New Roman" w:hAnsi="Times New Roman" w:cs="Times New Roman"/>
            <w:sz w:val="24"/>
            <w:szCs w:val="24"/>
          </w:rPr>
          <w:delText>Entity Relationship Diagram</w:delText>
        </w:r>
      </w:del>
      <w:ins w:id="30" w:author="choo hong yee" w:date="2018-05-24T04:17:00Z">
        <w:r w:rsidR="0040256B">
          <w:rPr>
            <w:rFonts w:ascii="Times New Roman" w:hAnsi="Times New Roman" w:cs="Times New Roman"/>
            <w:sz w:val="24"/>
            <w:szCs w:val="24"/>
          </w:rPr>
          <w:t>Relationship between elements in database.</w:t>
        </w:r>
      </w:ins>
    </w:p>
    <w:p w:rsidR="009A2EA5" w:rsidRDefault="009A2EA5">
      <w:pPr>
        <w:spacing w:line="360" w:lineRule="auto"/>
        <w:jc w:val="both"/>
        <w:rPr>
          <w:ins w:id="31" w:author="choo hong yee" w:date="2018-05-24T04:38:00Z"/>
          <w:rFonts w:ascii="Times New Roman" w:hAnsi="Times New Roman" w:cs="Times New Roman"/>
          <w:sz w:val="24"/>
          <w:szCs w:val="24"/>
        </w:rPr>
        <w:pPrChange w:id="32" w:author="choo hong yee" w:date="2018-05-24T04:37:00Z">
          <w:pPr>
            <w:spacing w:line="360" w:lineRule="auto"/>
            <w:jc w:val="center"/>
          </w:pPr>
        </w:pPrChange>
      </w:pPr>
      <w:ins w:id="33" w:author="choo hong yee" w:date="2018-05-24T04:38:00Z">
        <w:r>
          <w:rPr>
            <w:rFonts w:ascii="Times New Roman" w:hAnsi="Times New Roman" w:cs="Times New Roman"/>
            <w:sz w:val="24"/>
            <w:szCs w:val="24"/>
          </w:rPr>
          <w:lastRenderedPageBreak/>
          <w:t>3.4 Application Design and Development</w:t>
        </w:r>
      </w:ins>
    </w:p>
    <w:p w:rsidR="009A2EA5" w:rsidRDefault="009A2EA5">
      <w:pPr>
        <w:spacing w:line="360" w:lineRule="auto"/>
        <w:jc w:val="both"/>
        <w:rPr>
          <w:rFonts w:ascii="Times New Roman" w:hAnsi="Times New Roman" w:cs="Times New Roman"/>
          <w:sz w:val="24"/>
          <w:szCs w:val="24"/>
        </w:rPr>
        <w:pPrChange w:id="34" w:author="choo hong yee" w:date="2018-05-24T04:37:00Z">
          <w:pPr>
            <w:spacing w:line="360" w:lineRule="auto"/>
            <w:jc w:val="center"/>
          </w:pPr>
        </w:pPrChange>
      </w:pPr>
      <w:ins w:id="35" w:author="choo hong yee" w:date="2018-05-24T04:38:00Z">
        <w:r>
          <w:rPr>
            <w:rFonts w:ascii="Times New Roman" w:hAnsi="Times New Roman" w:cs="Times New Roman"/>
            <w:sz w:val="24"/>
            <w:szCs w:val="24"/>
          </w:rPr>
          <w:tab/>
          <w:t xml:space="preserve">For the design of the application, a block diagram for the application overview is shown </w:t>
        </w:r>
        <w:r w:rsidRPr="009A2EA5">
          <w:rPr>
            <w:rFonts w:ascii="Times New Roman" w:hAnsi="Times New Roman" w:cs="Times New Roman"/>
            <w:sz w:val="24"/>
            <w:szCs w:val="24"/>
          </w:rPr>
          <w:t>in figure 3.2, where it shows the overall activity and functions to be carried out in the application.</w:t>
        </w:r>
      </w:ins>
    </w:p>
    <w:p w:rsidR="009A2EA5" w:rsidRDefault="009A2EA5">
      <w:pPr>
        <w:spacing w:line="360" w:lineRule="auto"/>
        <w:jc w:val="center"/>
        <w:rPr>
          <w:ins w:id="36" w:author="choo hong yee" w:date="2018-05-24T04:36:00Z"/>
          <w:rFonts w:ascii="Times New Roman" w:hAnsi="Times New Roman" w:cs="Times New Roman"/>
          <w:sz w:val="24"/>
          <w:szCs w:val="24"/>
        </w:rPr>
        <w:pPrChange w:id="37" w:author="choo hong yee" w:date="2018-05-24T04:23:00Z">
          <w:pPr>
            <w:spacing w:line="360" w:lineRule="auto"/>
            <w:jc w:val="both"/>
          </w:pPr>
        </w:pPrChange>
      </w:pPr>
      <w:ins w:id="38" w:author="choo hong yee" w:date="2018-05-24T04:36:00Z">
        <w:r w:rsidRPr="00154325">
          <w:rPr>
            <w:rFonts w:ascii="Times New Roman" w:hAnsi="Times New Roman" w:cs="Times New Roman"/>
            <w:noProof/>
            <w:sz w:val="24"/>
            <w:szCs w:val="24"/>
            <w:rPrChange w:id="39" w:author="Unknown">
              <w:rPr>
                <w:noProof/>
              </w:rPr>
            </w:rPrChange>
          </w:rPr>
          <w:drawing>
            <wp:inline distT="0" distB="0" distL="0" distR="0" wp14:anchorId="3B056633" wp14:editId="592E9941">
              <wp:extent cx="3463367" cy="4401654"/>
              <wp:effectExtent l="0" t="0" r="381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63367" cy="4401654"/>
                      </a:xfrm>
                      <a:prstGeom prst="rect">
                        <a:avLst/>
                      </a:prstGeom>
                    </pic:spPr>
                  </pic:pic>
                </a:graphicData>
              </a:graphic>
            </wp:inline>
          </w:drawing>
        </w:r>
      </w:ins>
    </w:p>
    <w:p w:rsidR="009A2EA5" w:rsidRDefault="009A2EA5">
      <w:pPr>
        <w:spacing w:line="360" w:lineRule="auto"/>
        <w:jc w:val="center"/>
        <w:rPr>
          <w:ins w:id="40" w:author="choo hong yee" w:date="2018-05-24T04:36:00Z"/>
          <w:rFonts w:ascii="Times New Roman" w:hAnsi="Times New Roman" w:cs="Times New Roman"/>
          <w:sz w:val="24"/>
          <w:szCs w:val="24"/>
        </w:rPr>
        <w:pPrChange w:id="41" w:author="choo hong yee" w:date="2018-05-24T04:23:00Z">
          <w:pPr>
            <w:spacing w:line="360" w:lineRule="auto"/>
            <w:jc w:val="both"/>
          </w:pPr>
        </w:pPrChange>
      </w:pPr>
      <w:ins w:id="42" w:author="choo hong yee" w:date="2018-05-24T04:36:00Z">
        <w:r>
          <w:rPr>
            <w:rFonts w:ascii="Times New Roman" w:hAnsi="Times New Roman" w:cs="Times New Roman"/>
            <w:sz w:val="24"/>
            <w:szCs w:val="24"/>
          </w:rPr>
          <w:t>Figure 3.</w:t>
        </w:r>
      </w:ins>
      <w:ins w:id="43" w:author="choo hong yee" w:date="2018-05-24T04:39:00Z">
        <w:r>
          <w:rPr>
            <w:rFonts w:ascii="Times New Roman" w:hAnsi="Times New Roman" w:cs="Times New Roman"/>
            <w:sz w:val="24"/>
            <w:szCs w:val="24"/>
          </w:rPr>
          <w:t>4</w:t>
        </w:r>
      </w:ins>
      <w:ins w:id="44" w:author="choo hong yee" w:date="2018-05-24T04:36:00Z">
        <w:r>
          <w:rPr>
            <w:rFonts w:ascii="Times New Roman" w:hAnsi="Times New Roman" w:cs="Times New Roman"/>
            <w:sz w:val="24"/>
            <w:szCs w:val="24"/>
          </w:rPr>
          <w:t>: The flowchart of the system</w:t>
        </w:r>
      </w:ins>
    </w:p>
    <w:p w:rsidR="009A2EA5" w:rsidRDefault="009A2EA5" w:rsidP="009A2EA5">
      <w:pPr>
        <w:spacing w:line="360" w:lineRule="auto"/>
        <w:jc w:val="both"/>
        <w:rPr>
          <w:ins w:id="45" w:author="choo hong yee" w:date="2018-05-24T04:36:00Z"/>
          <w:rFonts w:ascii="Times New Roman" w:hAnsi="Times New Roman" w:cs="Times New Roman"/>
          <w:sz w:val="24"/>
          <w:szCs w:val="24"/>
        </w:rPr>
      </w:pPr>
      <w:ins w:id="46" w:author="choo hong yee" w:date="2018-05-24T04:36:00Z">
        <w:r>
          <w:rPr>
            <w:rFonts w:ascii="Times New Roman" w:hAnsi="Times New Roman" w:cs="Times New Roman"/>
            <w:sz w:val="24"/>
            <w:szCs w:val="24"/>
          </w:rPr>
          <w:tab/>
        </w:r>
        <w:r>
          <w:rPr>
            <w:rFonts w:ascii="Times New Roman" w:hAnsi="Times New Roman" w:cs="Times New Roman"/>
            <w:sz w:val="24"/>
            <w:szCs w:val="24"/>
          </w:rPr>
          <w:tab/>
          <w:t>User will be prompted to register or log in to the system at the main interface of the application. Once the user’s identity is confirmed which is a student or staff of UPM, the user will be lead to the home interface where all the functions are located. User will be able to choose between viewing the location of the vehicle, booking the vehicle, viewing and managing the status of the booked vehicle, and also view user details. User can choose to log out from the application, or stay in the session until next launch of the application.</w:t>
        </w:r>
      </w:ins>
    </w:p>
    <w:p w:rsidR="009A2EA5" w:rsidDel="005841ED" w:rsidRDefault="009A2EA5" w:rsidP="009A2EA5">
      <w:pPr>
        <w:spacing w:line="360" w:lineRule="auto"/>
        <w:jc w:val="both"/>
        <w:rPr>
          <w:ins w:id="47" w:author="choo hong yee" w:date="2018-05-24T04:36:00Z"/>
          <w:del w:id="48" w:author="choo hong yee" w:date="2018-05-24T04:32:00Z"/>
          <w:rFonts w:ascii="Times New Roman" w:hAnsi="Times New Roman" w:cs="Times New Roman"/>
          <w:sz w:val="24"/>
          <w:szCs w:val="24"/>
        </w:rPr>
      </w:pPr>
      <w:ins w:id="49" w:author="choo hong yee" w:date="2018-05-24T04:36:00Z">
        <w:r>
          <w:rPr>
            <w:rFonts w:ascii="Times New Roman" w:hAnsi="Times New Roman" w:cs="Times New Roman"/>
            <w:sz w:val="24"/>
            <w:szCs w:val="24"/>
          </w:rPr>
          <w:lastRenderedPageBreak/>
          <w:tab/>
          <w:t xml:space="preserve">User can see the real time location of the vehicles so that they can know when and where to book the available vehicles. User can also delete and authenticate the booked vehicle by going to the managing booking activity. </w:t>
        </w:r>
      </w:ins>
    </w:p>
    <w:p w:rsidR="004F2D80" w:rsidRPr="00F81661" w:rsidRDefault="004F2D80" w:rsidP="00F81661">
      <w:pPr>
        <w:spacing w:line="360" w:lineRule="auto"/>
        <w:jc w:val="both"/>
        <w:rPr>
          <w:rFonts w:ascii="Times New Roman" w:hAnsi="Times New Roman" w:cs="Times New Roman"/>
          <w:sz w:val="24"/>
          <w:szCs w:val="24"/>
        </w:rPr>
      </w:pPr>
    </w:p>
    <w:p w:rsidR="00614049" w:rsidRDefault="00BE070C" w:rsidP="00F81661">
      <w:pPr>
        <w:spacing w:line="360" w:lineRule="auto"/>
        <w:jc w:val="both"/>
        <w:rPr>
          <w:rFonts w:ascii="Times New Roman" w:hAnsi="Times New Roman" w:cs="Times New Roman"/>
          <w:b/>
          <w:sz w:val="24"/>
          <w:szCs w:val="24"/>
        </w:rPr>
      </w:pPr>
      <w:r w:rsidRPr="00D143EB">
        <w:rPr>
          <w:rFonts w:ascii="Times New Roman" w:hAnsi="Times New Roman" w:cs="Times New Roman"/>
          <w:b/>
          <w:sz w:val="24"/>
          <w:szCs w:val="24"/>
        </w:rPr>
        <w:t>3.</w:t>
      </w:r>
      <w:r w:rsidR="009A2EA5">
        <w:rPr>
          <w:rFonts w:ascii="Times New Roman" w:hAnsi="Times New Roman" w:cs="Times New Roman"/>
          <w:b/>
          <w:sz w:val="24"/>
          <w:szCs w:val="24"/>
        </w:rPr>
        <w:t>5</w:t>
      </w:r>
      <w:r w:rsidRPr="00D143EB">
        <w:rPr>
          <w:rFonts w:ascii="Times New Roman" w:hAnsi="Times New Roman" w:cs="Times New Roman"/>
          <w:b/>
          <w:sz w:val="24"/>
          <w:szCs w:val="24"/>
        </w:rPr>
        <w:t xml:space="preserve"> Testing and Debugging</w:t>
      </w:r>
    </w:p>
    <w:p w:rsidR="00614049" w:rsidRP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14049">
        <w:rPr>
          <w:rFonts w:ascii="Times New Roman" w:hAnsi="Times New Roman" w:cs="Times New Roman"/>
          <w:sz w:val="24"/>
          <w:szCs w:val="24"/>
        </w:rPr>
        <w:t>AVD emulator play</w:t>
      </w:r>
      <w:r w:rsidR="00181C6F">
        <w:rPr>
          <w:rFonts w:ascii="Times New Roman" w:hAnsi="Times New Roman" w:cs="Times New Roman"/>
          <w:sz w:val="24"/>
          <w:szCs w:val="24"/>
        </w:rPr>
        <w:t>s</w:t>
      </w:r>
      <w:r w:rsidRPr="00614049">
        <w:rPr>
          <w:rFonts w:ascii="Times New Roman" w:hAnsi="Times New Roman" w:cs="Times New Roman"/>
          <w:sz w:val="24"/>
          <w:szCs w:val="24"/>
        </w:rPr>
        <w:t xml:space="preserve"> </w:t>
      </w:r>
      <w:r w:rsidR="00181C6F">
        <w:rPr>
          <w:rFonts w:ascii="Times New Roman" w:hAnsi="Times New Roman" w:cs="Times New Roman"/>
          <w:sz w:val="24"/>
          <w:szCs w:val="24"/>
        </w:rPr>
        <w:t xml:space="preserve">an </w:t>
      </w:r>
      <w:r w:rsidRPr="00614049">
        <w:rPr>
          <w:rFonts w:ascii="Times New Roman" w:hAnsi="Times New Roman" w:cs="Times New Roman"/>
          <w:sz w:val="24"/>
          <w:szCs w:val="24"/>
        </w:rPr>
        <w:t>important role for this stage of development. It allow</w:t>
      </w:r>
      <w:r w:rsidR="00181C6F">
        <w:rPr>
          <w:rFonts w:ascii="Times New Roman" w:hAnsi="Times New Roman" w:cs="Times New Roman"/>
          <w:sz w:val="24"/>
          <w:szCs w:val="24"/>
        </w:rPr>
        <w:t>s</w:t>
      </w:r>
      <w:r w:rsidRPr="00614049">
        <w:rPr>
          <w:rFonts w:ascii="Times New Roman" w:hAnsi="Times New Roman" w:cs="Times New Roman"/>
          <w:sz w:val="24"/>
          <w:szCs w:val="24"/>
        </w:rPr>
        <w:t xml:space="preserve"> the application development process into easier and more convenient. Customization of Android devices can be done so that developer can predict and observe the errors that might happen if the application is deployed real-time. </w:t>
      </w:r>
    </w:p>
    <w:p w:rsidR="00614049" w:rsidRPr="00614049" w:rsidRDefault="00614049" w:rsidP="00614049">
      <w:pPr>
        <w:spacing w:line="360" w:lineRule="auto"/>
        <w:jc w:val="both"/>
        <w:rPr>
          <w:rFonts w:ascii="Times New Roman" w:hAnsi="Times New Roman" w:cs="Times New Roman"/>
          <w:sz w:val="24"/>
          <w:szCs w:val="24"/>
        </w:rPr>
      </w:pPr>
      <w:r w:rsidRPr="00614049">
        <w:rPr>
          <w:rFonts w:ascii="Times New Roman" w:hAnsi="Times New Roman" w:cs="Times New Roman"/>
          <w:sz w:val="24"/>
          <w:szCs w:val="24"/>
        </w:rPr>
        <w:tab/>
        <w:t xml:space="preserve">For final stage of the development, application </w:t>
      </w:r>
      <w:r w:rsidR="00181C6F">
        <w:rPr>
          <w:rFonts w:ascii="Times New Roman" w:hAnsi="Times New Roman" w:cs="Times New Roman"/>
          <w:sz w:val="24"/>
          <w:szCs w:val="24"/>
        </w:rPr>
        <w:t>is</w:t>
      </w:r>
      <w:r w:rsidRPr="00614049">
        <w:rPr>
          <w:rFonts w:ascii="Times New Roman" w:hAnsi="Times New Roman" w:cs="Times New Roman"/>
          <w:sz w:val="24"/>
          <w:szCs w:val="24"/>
        </w:rPr>
        <w:t xml:space="preserve"> tested on several Android devices such as Samsung J7</w:t>
      </w:r>
      <w:r w:rsidR="00181C6F">
        <w:rPr>
          <w:rFonts w:ascii="Times New Roman" w:hAnsi="Times New Roman" w:cs="Times New Roman"/>
          <w:sz w:val="24"/>
          <w:szCs w:val="24"/>
        </w:rPr>
        <w:t>, Redmi Note 4</w:t>
      </w:r>
      <w:r w:rsidRPr="00614049">
        <w:rPr>
          <w:rFonts w:ascii="Times New Roman" w:hAnsi="Times New Roman" w:cs="Times New Roman"/>
          <w:sz w:val="24"/>
          <w:szCs w:val="24"/>
        </w:rPr>
        <w:t>, and emulated device in terms of resolution.</w:t>
      </w:r>
    </w:p>
    <w:p w:rsidR="00614049" w:rsidRDefault="00614049" w:rsidP="00614049">
      <w:pPr>
        <w:spacing w:line="360" w:lineRule="auto"/>
        <w:jc w:val="both"/>
        <w:rPr>
          <w:rFonts w:ascii="Times New Roman" w:hAnsi="Times New Roman" w:cs="Times New Roman"/>
          <w:b/>
          <w:sz w:val="24"/>
          <w:szCs w:val="24"/>
        </w:rPr>
      </w:pPr>
      <w:r w:rsidRPr="00614049">
        <w:rPr>
          <w:rFonts w:ascii="Times New Roman" w:hAnsi="Times New Roman" w:cs="Times New Roman"/>
          <w:b/>
          <w:sz w:val="24"/>
          <w:szCs w:val="24"/>
        </w:rPr>
        <w:t>3.</w:t>
      </w:r>
      <w:r w:rsidR="009A2EA5">
        <w:rPr>
          <w:rFonts w:ascii="Times New Roman" w:hAnsi="Times New Roman" w:cs="Times New Roman"/>
          <w:b/>
          <w:sz w:val="24"/>
          <w:szCs w:val="24"/>
        </w:rPr>
        <w:t>6</w:t>
      </w:r>
      <w:r>
        <w:rPr>
          <w:rFonts w:ascii="Times New Roman" w:hAnsi="Times New Roman" w:cs="Times New Roman"/>
          <w:b/>
          <w:sz w:val="24"/>
          <w:szCs w:val="24"/>
        </w:rPr>
        <w:t xml:space="preserve"> </w:t>
      </w:r>
      <w:r w:rsidRPr="00614049">
        <w:rPr>
          <w:rFonts w:ascii="Times New Roman" w:hAnsi="Times New Roman" w:cs="Times New Roman"/>
          <w:b/>
          <w:sz w:val="24"/>
          <w:szCs w:val="24"/>
        </w:rPr>
        <w:t>System Requirement</w:t>
      </w:r>
    </w:p>
    <w:p w:rsidR="00614049" w:rsidRDefault="009A2EA5" w:rsidP="00614049">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3.6</w:t>
      </w:r>
      <w:r w:rsidR="00614049">
        <w:rPr>
          <w:rFonts w:ascii="Times New Roman" w:hAnsi="Times New Roman" w:cs="Times New Roman"/>
          <w:b/>
          <w:sz w:val="24"/>
          <w:szCs w:val="24"/>
        </w:rPr>
        <w:t>.1 Functional Requirement</w:t>
      </w:r>
    </w:p>
    <w:p w:rsidR="00614049" w:rsidRDefault="00614049" w:rsidP="0061404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System is defined by a group of functions which is required to run. A system requirement consists of functional and non-functional requirements which has constraints to the design and implementation.</w:t>
      </w:r>
    </w:p>
    <w:p w:rsidR="00614049" w:rsidRDefault="00181C6F" w:rsidP="00614049">
      <w:pPr>
        <w:spacing w:line="360" w:lineRule="auto"/>
        <w:ind w:left="720" w:firstLine="720"/>
        <w:jc w:val="both"/>
        <w:rPr>
          <w:rFonts w:ascii="Times New Roman" w:hAnsi="Times New Roman" w:cs="Times New Roman"/>
          <w:sz w:val="24"/>
          <w:szCs w:val="24"/>
        </w:rPr>
      </w:pPr>
      <w:r w:rsidRPr="00181C6F">
        <w:rPr>
          <w:rFonts w:ascii="Times New Roman" w:hAnsi="Times New Roman" w:cs="Times New Roman"/>
          <w:sz w:val="24"/>
          <w:szCs w:val="24"/>
        </w:rPr>
        <w:t>Table 3.1 shows the</w:t>
      </w:r>
      <w:r w:rsidR="00614049">
        <w:rPr>
          <w:rFonts w:ascii="Times New Roman" w:hAnsi="Times New Roman" w:cs="Times New Roman"/>
          <w:sz w:val="24"/>
          <w:szCs w:val="24"/>
        </w:rPr>
        <w:t xml:space="preserve"> functional requirements, labelled by ID.</w:t>
      </w:r>
    </w:p>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9A2EA5" w:rsidP="00614049">
      <w:pPr>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t>Table 3.6</w:t>
      </w:r>
      <w:r w:rsidR="00614049">
        <w:rPr>
          <w:rFonts w:ascii="Times New Roman" w:hAnsi="Times New Roman" w:cs="Times New Roman"/>
          <w:sz w:val="24"/>
          <w:szCs w:val="24"/>
        </w:rPr>
        <w:t>.1.1: Functional Requirements.</w:t>
      </w:r>
    </w:p>
    <w:tbl>
      <w:tblPr>
        <w:tblStyle w:val="TableGrid"/>
        <w:tblW w:w="8866" w:type="dxa"/>
        <w:tblInd w:w="720" w:type="dxa"/>
        <w:tblLook w:val="04A0" w:firstRow="1" w:lastRow="0" w:firstColumn="1" w:lastColumn="0" w:noHBand="0" w:noVBand="1"/>
      </w:tblPr>
      <w:tblGrid>
        <w:gridCol w:w="805"/>
        <w:gridCol w:w="3960"/>
        <w:gridCol w:w="4101"/>
      </w:tblGrid>
      <w:tr w:rsidR="00614049" w:rsidRPr="00614049" w:rsidTr="00614049">
        <w:tc>
          <w:tcPr>
            <w:tcW w:w="805" w:type="dxa"/>
          </w:tcPr>
          <w:p w:rsidR="00614049" w:rsidRPr="00614049" w:rsidRDefault="00614049" w:rsidP="00614049">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ID</w:t>
            </w:r>
          </w:p>
        </w:tc>
        <w:tc>
          <w:tcPr>
            <w:tcW w:w="3960" w:type="dxa"/>
          </w:tcPr>
          <w:p w:rsidR="00614049" w:rsidRPr="00614049" w:rsidRDefault="00614049" w:rsidP="00614049">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Description</w:t>
            </w:r>
          </w:p>
        </w:tc>
        <w:tc>
          <w:tcPr>
            <w:tcW w:w="4101" w:type="dxa"/>
          </w:tcPr>
          <w:p w:rsidR="00614049" w:rsidRPr="00614049" w:rsidRDefault="00614049" w:rsidP="00614049">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Explanation</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3960" w:type="dxa"/>
          </w:tcPr>
          <w:p w:rsidR="00614049" w:rsidRDefault="00614049" w:rsidP="00614049">
            <w:pPr>
              <w:spacing w:line="360" w:lineRule="auto"/>
              <w:jc w:val="both"/>
              <w:rPr>
                <w:rFonts w:ascii="Times New Roman" w:hAnsi="Times New Roman" w:cs="Times New Roman"/>
                <w:sz w:val="24"/>
                <w:szCs w:val="24"/>
              </w:rPr>
            </w:pPr>
            <w:r w:rsidRPr="00614049">
              <w:rPr>
                <w:rFonts w:ascii="Times New Roman" w:hAnsi="Times New Roman" w:cs="Times New Roman"/>
                <w:sz w:val="24"/>
                <w:szCs w:val="24"/>
              </w:rPr>
              <w:t>Users must be able to sign up</w:t>
            </w:r>
            <w:r>
              <w:rPr>
                <w:rFonts w:ascii="Times New Roman" w:hAnsi="Times New Roman" w:cs="Times New Roman"/>
                <w:sz w:val="24"/>
                <w:szCs w:val="24"/>
              </w:rPr>
              <w:t>.</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sign up with relevant matric number, name, email and password.</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FR2</w:t>
            </w:r>
          </w:p>
        </w:tc>
        <w:tc>
          <w:tcPr>
            <w:tcW w:w="3960"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sign in.</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log in using matric number and password.</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3960"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log out from the system.</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log out from the session.</w:t>
            </w:r>
          </w:p>
        </w:tc>
      </w:tr>
      <w:tr w:rsidR="00614049" w:rsidTr="00614049">
        <w:tc>
          <w:tcPr>
            <w:tcW w:w="805"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3960"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change their profile details.</w:t>
            </w:r>
          </w:p>
        </w:tc>
        <w:tc>
          <w:tcPr>
            <w:tcW w:w="4101" w:type="dxa"/>
          </w:tcPr>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must be able to change profile details such as password, email, name and matric number (if there is no duplicate).</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book a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 must be able to view availability of ride and book it. </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FR6 </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cancel a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able to remove the booking from the ride list.</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launch the driving mode of the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able to start the tracking and monitoring features of the application.</w:t>
            </w:r>
          </w:p>
        </w:tc>
      </w:tr>
      <w:tr w:rsidR="0040256B" w:rsidTr="00614049">
        <w:tc>
          <w:tcPr>
            <w:tcW w:w="805"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end the driving mode of the ride.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 must be able to end the tracking and monitoring session.</w:t>
            </w:r>
          </w:p>
        </w:tc>
      </w:tr>
      <w:tr w:rsidR="0040256B" w:rsidTr="00614049">
        <w:tc>
          <w:tcPr>
            <w:tcW w:w="805" w:type="dxa"/>
          </w:tcPr>
          <w:p w:rsidR="0040256B" w:rsidRDefault="007A0FD9"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FR9</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Users must be able to view the location of vehicle.</w:t>
            </w:r>
          </w:p>
        </w:tc>
        <w:tc>
          <w:tcPr>
            <w:tcW w:w="4101" w:type="dxa"/>
          </w:tcPr>
          <w:p w:rsidR="0040256B" w:rsidRDefault="0040256B" w:rsidP="0040256B">
            <w:pPr>
              <w:spacing w:line="360" w:lineRule="auto"/>
              <w:jc w:val="both"/>
              <w:rPr>
                <w:rFonts w:ascii="Times New Roman" w:hAnsi="Times New Roman" w:cs="Times New Roman"/>
                <w:sz w:val="24"/>
                <w:szCs w:val="24"/>
              </w:rPr>
            </w:pPr>
            <w:r w:rsidRPr="00614049">
              <w:rPr>
                <w:rFonts w:ascii="Times New Roman" w:hAnsi="Times New Roman" w:cs="Times New Roman"/>
                <w:sz w:val="24"/>
                <w:szCs w:val="24"/>
              </w:rPr>
              <w:t>User must be able to see the current whereabouts of the vehicle to decide on booking.</w:t>
            </w:r>
          </w:p>
        </w:tc>
      </w:tr>
      <w:tr w:rsidR="0040256B" w:rsidTr="00614049">
        <w:tc>
          <w:tcPr>
            <w:tcW w:w="805" w:type="dxa"/>
          </w:tcPr>
          <w:p w:rsidR="0040256B" w:rsidRDefault="007A0FD9"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3960"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System must be able to generate error message.</w:t>
            </w:r>
          </w:p>
        </w:tc>
        <w:tc>
          <w:tcPr>
            <w:tcW w:w="4101" w:type="dxa"/>
          </w:tcPr>
          <w:p w:rsidR="0040256B" w:rsidRDefault="0040256B" w:rsidP="0040256B">
            <w:pPr>
              <w:spacing w:line="360" w:lineRule="auto"/>
              <w:jc w:val="both"/>
              <w:rPr>
                <w:rFonts w:ascii="Times New Roman" w:hAnsi="Times New Roman" w:cs="Times New Roman"/>
                <w:sz w:val="24"/>
                <w:szCs w:val="24"/>
              </w:rPr>
            </w:pPr>
            <w:r>
              <w:rPr>
                <w:rFonts w:ascii="Times New Roman" w:hAnsi="Times New Roman" w:cs="Times New Roman"/>
                <w:sz w:val="24"/>
                <w:szCs w:val="24"/>
              </w:rPr>
              <w:t>System must be able to recognize faulty process throughout the launching of application.</w:t>
            </w:r>
          </w:p>
        </w:tc>
      </w:tr>
    </w:tbl>
    <w:p w:rsidR="00614049" w:rsidRDefault="00614049" w:rsidP="00614049">
      <w:pPr>
        <w:spacing w:line="360" w:lineRule="auto"/>
        <w:ind w:left="720" w:firstLine="720"/>
        <w:jc w:val="both"/>
        <w:rPr>
          <w:rFonts w:ascii="Times New Roman" w:hAnsi="Times New Roman" w:cs="Times New Roman"/>
          <w:sz w:val="24"/>
          <w:szCs w:val="24"/>
        </w:rPr>
      </w:pPr>
    </w:p>
    <w:p w:rsidR="00614049" w:rsidRDefault="00614049" w:rsidP="0061404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A2EA5">
        <w:rPr>
          <w:rFonts w:ascii="Times New Roman" w:hAnsi="Times New Roman" w:cs="Times New Roman"/>
          <w:b/>
          <w:sz w:val="24"/>
          <w:szCs w:val="24"/>
        </w:rPr>
        <w:t>3.6</w:t>
      </w:r>
      <w:r>
        <w:rPr>
          <w:rFonts w:ascii="Times New Roman" w:hAnsi="Times New Roman" w:cs="Times New Roman"/>
          <w:b/>
          <w:sz w:val="24"/>
          <w:szCs w:val="24"/>
        </w:rPr>
        <w:t>.2 Non-Functional Requirement</w:t>
      </w:r>
    </w:p>
    <w:p w:rsidR="00614049" w:rsidRDefault="00614049" w:rsidP="0061404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 non-functional requirement of a system will define what a system will do, but not the way the system will do it. Several parameters such as system performance requirement, design constraint and software quality attributes are one of the example of non-functional requirement. </w:t>
      </w:r>
    </w:p>
    <w:p w:rsidR="00614049" w:rsidRDefault="00614049" w:rsidP="00614049">
      <w:pPr>
        <w:spacing w:line="360" w:lineRule="auto"/>
        <w:ind w:left="720" w:firstLine="720"/>
        <w:jc w:val="both"/>
        <w:rPr>
          <w:rFonts w:ascii="Times New Roman" w:hAnsi="Times New Roman" w:cs="Times New Roman"/>
          <w:sz w:val="24"/>
          <w:szCs w:val="24"/>
        </w:rPr>
      </w:pPr>
      <w:r w:rsidRPr="00614049">
        <w:rPr>
          <w:rFonts w:ascii="Times New Roman" w:hAnsi="Times New Roman" w:cs="Times New Roman"/>
          <w:sz w:val="24"/>
          <w:szCs w:val="24"/>
        </w:rPr>
        <w:t>The system’s related non-functional requirements are given below:</w:t>
      </w:r>
    </w:p>
    <w:p w:rsidR="00614049" w:rsidRDefault="009A2EA5" w:rsidP="00614049">
      <w:pPr>
        <w:spacing w:line="360" w:lineRule="auto"/>
        <w:ind w:left="720" w:firstLine="720"/>
        <w:jc w:val="center"/>
        <w:rPr>
          <w:rFonts w:ascii="Times New Roman" w:hAnsi="Times New Roman" w:cs="Times New Roman"/>
          <w:sz w:val="24"/>
          <w:szCs w:val="24"/>
        </w:rPr>
      </w:pPr>
      <w:r>
        <w:rPr>
          <w:rFonts w:ascii="Times New Roman" w:hAnsi="Times New Roman" w:cs="Times New Roman"/>
          <w:sz w:val="24"/>
          <w:szCs w:val="24"/>
        </w:rPr>
        <w:lastRenderedPageBreak/>
        <w:t>Table 3.6</w:t>
      </w:r>
      <w:r w:rsidR="00614049">
        <w:rPr>
          <w:rFonts w:ascii="Times New Roman" w:hAnsi="Times New Roman" w:cs="Times New Roman"/>
          <w:sz w:val="24"/>
          <w:szCs w:val="24"/>
        </w:rPr>
        <w:t>.2.1: Non-Functional Requirements.</w:t>
      </w:r>
    </w:p>
    <w:tbl>
      <w:tblPr>
        <w:tblStyle w:val="TableGrid"/>
        <w:tblW w:w="8866" w:type="dxa"/>
        <w:tblInd w:w="720" w:type="dxa"/>
        <w:tblLook w:val="04A0" w:firstRow="1" w:lastRow="0" w:firstColumn="1" w:lastColumn="0" w:noHBand="0" w:noVBand="1"/>
      </w:tblPr>
      <w:tblGrid>
        <w:gridCol w:w="805"/>
        <w:gridCol w:w="3960"/>
        <w:gridCol w:w="4101"/>
      </w:tblGrid>
      <w:tr w:rsidR="00614049" w:rsidRPr="00614049" w:rsidTr="009A2EA5">
        <w:tc>
          <w:tcPr>
            <w:tcW w:w="805" w:type="dxa"/>
          </w:tcPr>
          <w:p w:rsidR="00614049" w:rsidRPr="00614049" w:rsidRDefault="00614049" w:rsidP="009A2EA5">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ID</w:t>
            </w:r>
          </w:p>
        </w:tc>
        <w:tc>
          <w:tcPr>
            <w:tcW w:w="3960" w:type="dxa"/>
          </w:tcPr>
          <w:p w:rsidR="00614049" w:rsidRPr="00614049" w:rsidRDefault="00614049" w:rsidP="009A2EA5">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Description</w:t>
            </w:r>
          </w:p>
        </w:tc>
        <w:tc>
          <w:tcPr>
            <w:tcW w:w="4101" w:type="dxa"/>
          </w:tcPr>
          <w:p w:rsidR="00614049" w:rsidRPr="00614049" w:rsidRDefault="00614049" w:rsidP="009A2EA5">
            <w:pPr>
              <w:spacing w:line="360" w:lineRule="auto"/>
              <w:jc w:val="center"/>
              <w:rPr>
                <w:rFonts w:ascii="Times New Roman" w:hAnsi="Times New Roman" w:cs="Times New Roman"/>
                <w:b/>
                <w:sz w:val="24"/>
                <w:szCs w:val="24"/>
              </w:rPr>
            </w:pPr>
            <w:r w:rsidRPr="00614049">
              <w:rPr>
                <w:rFonts w:ascii="Times New Roman" w:hAnsi="Times New Roman" w:cs="Times New Roman"/>
                <w:b/>
                <w:sz w:val="24"/>
                <w:szCs w:val="24"/>
              </w:rPr>
              <w:t>Explanation</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3960"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graphic user interface should be user friendly, and maintain a style for all screens.</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buttons, menus and layout should maintain the same design for all screens so that user will not be confuse with different design of buttons.</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3960"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Notification message should be display clear and concise to the user.</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System will display message in pop up window in informing user.</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3960"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must not be affected by bugs, and will inform user on wrong steps taken using the application.</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System must be checked in possible of bugs, and only be released when no harmful bugs are found.</w:t>
            </w:r>
          </w:p>
        </w:tc>
      </w:tr>
      <w:tr w:rsidR="00614049" w:rsidTr="009A2EA5">
        <w:tc>
          <w:tcPr>
            <w:tcW w:w="805" w:type="dxa"/>
          </w:tcPr>
          <w:p w:rsidR="00614049" w:rsidRDefault="00614049"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NFR4</w:t>
            </w:r>
          </w:p>
        </w:tc>
        <w:tc>
          <w:tcPr>
            <w:tcW w:w="3960"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will have fast response time.</w:t>
            </w:r>
          </w:p>
        </w:tc>
        <w:tc>
          <w:tcPr>
            <w:tcW w:w="4101" w:type="dxa"/>
          </w:tcPr>
          <w:p w:rsidR="00614049" w:rsidRDefault="00421B90" w:rsidP="009A2E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system should provide operation and react to instruction very fast. </w:t>
            </w:r>
          </w:p>
        </w:tc>
      </w:tr>
    </w:tbl>
    <w:p w:rsidR="00614049" w:rsidRPr="00614049" w:rsidRDefault="00614049" w:rsidP="00614049">
      <w:pPr>
        <w:spacing w:line="360" w:lineRule="auto"/>
        <w:ind w:left="720" w:firstLine="720"/>
        <w:jc w:val="both"/>
        <w:rPr>
          <w:rFonts w:ascii="Times New Roman" w:hAnsi="Times New Roman" w:cs="Times New Roman"/>
          <w:sz w:val="24"/>
          <w:szCs w:val="24"/>
        </w:rPr>
      </w:pPr>
    </w:p>
    <w:p w:rsidR="00D143EB" w:rsidRDefault="00BD7037"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3.7 Station Level Demand Prediction</w:t>
      </w:r>
    </w:p>
    <w:p w:rsidR="00BD7037" w:rsidRPr="00BD7037" w:rsidRDefault="00BD7037" w:rsidP="00BD7037">
      <w:pPr>
        <w:spacing w:line="360" w:lineRule="auto"/>
        <w:ind w:firstLine="72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 xml:space="preserve">3.7.1 </w:t>
      </w:r>
      <w:r w:rsidRPr="00BD7037">
        <w:rPr>
          <w:rFonts w:ascii="Times New Roman" w:eastAsia="Cambria" w:hAnsi="Times New Roman" w:cs="Times New Roman"/>
          <w:sz w:val="24"/>
          <w:szCs w:val="36"/>
          <w:lang w:eastAsia="en-US"/>
        </w:rPr>
        <w:t>Design Flowchart/Diagram And Processes</w:t>
      </w: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Fuzzy logic is used in predicting the station level demand, and a basic flow of work is needed in ensuring the process of data is smooth with the use of fuzzy logic. </w:t>
      </w:r>
      <w:r w:rsidR="00B1697B" w:rsidRPr="00B1697B">
        <w:rPr>
          <w:rFonts w:ascii="Times New Roman" w:eastAsia="Cambria" w:hAnsi="Times New Roman" w:cs="Times New Roman"/>
          <w:sz w:val="24"/>
          <w:szCs w:val="36"/>
          <w:lang w:eastAsia="en-US"/>
        </w:rPr>
        <w:t xml:space="preserve">Figure 3.6 shows the flowchart of fuzzy logic. </w:t>
      </w:r>
      <w:r w:rsidRPr="00BD7037">
        <w:rPr>
          <w:rFonts w:ascii="Times New Roman" w:eastAsia="Cambria" w:hAnsi="Times New Roman" w:cs="Times New Roman"/>
          <w:sz w:val="24"/>
          <w:szCs w:val="36"/>
          <w:lang w:eastAsia="en-US"/>
        </w:rPr>
        <w:t xml:space="preserve">To use the fuzzy logic, it must at least have the basic of several input variables, and is then fuzzified with the input membership function. Fuzzy rules are constructed to create interference with the fuzzy membership function, and together with the output membership function. Defuzzification is then done to obtain the center of gravity for the output, in our case which is the demand level. </w:t>
      </w: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lastRenderedPageBreak/>
        <mc:AlternateContent>
          <mc:Choice Requires="wps">
            <w:drawing>
              <wp:anchor distT="0" distB="0" distL="114300" distR="114300" simplePos="0" relativeHeight="251681792" behindDoc="0" locked="0" layoutInCell="1" allowOverlap="1" wp14:anchorId="64EB5190" wp14:editId="32A4FEAB">
                <wp:simplePos x="0" y="0"/>
                <wp:positionH relativeFrom="column">
                  <wp:posOffset>1350645</wp:posOffset>
                </wp:positionH>
                <wp:positionV relativeFrom="paragraph">
                  <wp:posOffset>3451860</wp:posOffset>
                </wp:positionV>
                <wp:extent cx="3252159" cy="396815"/>
                <wp:effectExtent l="0" t="0" r="0" b="3810"/>
                <wp:wrapNone/>
                <wp:docPr id="147" name="Text Box 147"/>
                <wp:cNvGraphicFramePr/>
                <a:graphic xmlns:a="http://schemas.openxmlformats.org/drawingml/2006/main">
                  <a:graphicData uri="http://schemas.microsoft.com/office/word/2010/wordprocessingShape">
                    <wps:wsp>
                      <wps:cNvSpPr txBox="1"/>
                      <wps:spPr>
                        <a:xfrm>
                          <a:off x="0" y="0"/>
                          <a:ext cx="3252159"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3.7.1.1</w:t>
                            </w:r>
                            <w:r w:rsidRPr="005F21A7">
                              <w:rPr>
                                <w:rFonts w:ascii="Times New Roman" w:hAnsi="Times New Roman" w:cs="Times New Roman"/>
                                <w:sz w:val="24"/>
                                <w:szCs w:val="24"/>
                              </w:rPr>
                              <w:t>: Fuzzy Logic flowchart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EB5190" id="_x0000_t202" coordsize="21600,21600" o:spt="202" path="m,l,21600r21600,l21600,xe">
                <v:stroke joinstyle="miter"/>
                <v:path gradientshapeok="t" o:connecttype="rect"/>
              </v:shapetype>
              <v:shape id="Text Box 147" o:spid="_x0000_s1026" type="#_x0000_t202" style="position:absolute;left:0;text-align:left;margin-left:106.35pt;margin-top:271.8pt;width:256.1pt;height:31.2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" filled="f" stroked="f" strokeweight=".5pt">
                <v:textbo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3.7.1.1</w:t>
                      </w:r>
                      <w:r w:rsidRPr="005F21A7">
                        <w:rPr>
                          <w:rFonts w:ascii="Times New Roman" w:hAnsi="Times New Roman" w:cs="Times New Roman"/>
                          <w:sz w:val="24"/>
                          <w:szCs w:val="24"/>
                        </w:rPr>
                        <w:t>: Fuzzy Logic flowchart</w:t>
                      </w:r>
                    </w:p>
                  </w:txbxContent>
                </v:textbox>
              </v:shape>
            </w:pict>
          </mc:Fallback>
        </mc:AlternateContent>
      </w:r>
      <w:r w:rsidR="007A0FD9">
        <w:rPr>
          <w:rFonts w:ascii="Times New Roman" w:eastAsia="Cambria" w:hAnsi="Times New Roman" w:cs="Times New Roman"/>
          <w:noProof/>
          <w:sz w:val="24"/>
          <w:szCs w:val="36"/>
        </w:rPr>
        <w:drawing>
          <wp:inline distT="0" distB="0" distL="0" distR="0">
            <wp:extent cx="4319411" cy="3366043"/>
            <wp:effectExtent l="0" t="0" r="5080" b="63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19411" cy="3366043"/>
                    </a:xfrm>
                    <a:prstGeom prst="rect">
                      <a:avLst/>
                    </a:prstGeom>
                  </pic:spPr>
                </pic:pic>
              </a:graphicData>
            </a:graphic>
          </wp:inline>
        </w:drawing>
      </w:r>
    </w:p>
    <w:p w:rsid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To complete the steps, parameters and inputs are then determined based on the case studies and literature review. It must be done carefully so that the output obtained will have better accuracy and consistency. The fuzzy rules must be done precisely according to the input and output so that the decision making will match and par with the expected outcome set earlier. A flowchart is constructed so that the flow of the whole process can be supervised and referred to, to ensure that the steps taken will generate the best outcome after the process of fuzzy logic of the input data. Python 3.6 is used in processing the data.</w:t>
      </w:r>
    </w:p>
    <w:p w:rsidR="00BD7037" w:rsidRPr="00BD7037" w:rsidRDefault="00BD7037" w:rsidP="00BD7037">
      <w:pPr>
        <w:spacing w:line="360" w:lineRule="auto"/>
        <w:ind w:left="1140"/>
        <w:jc w:val="center"/>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lastRenderedPageBreak/>
        <w:drawing>
          <wp:anchor distT="0" distB="0" distL="114300" distR="114300" simplePos="0" relativeHeight="251682816" behindDoc="1" locked="0" layoutInCell="1" allowOverlap="1" wp14:anchorId="217F7A7E" wp14:editId="328B012D">
            <wp:simplePos x="0" y="0"/>
            <wp:positionH relativeFrom="column">
              <wp:posOffset>2339027</wp:posOffset>
            </wp:positionH>
            <wp:positionV relativeFrom="paragraph">
              <wp:posOffset>0</wp:posOffset>
            </wp:positionV>
            <wp:extent cx="2113808" cy="4131134"/>
            <wp:effectExtent l="0" t="0" r="1270" b="3175"/>
            <wp:wrapTight wrapText="bothSides">
              <wp:wrapPolygon edited="0">
                <wp:start x="0" y="0"/>
                <wp:lineTo x="0" y="21517"/>
                <wp:lineTo x="21418" y="21517"/>
                <wp:lineTo x="21418" y="0"/>
                <wp:lineTo x="0" y="0"/>
              </wp:wrapPolygon>
            </wp:wrapTight>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13808" cy="4131134"/>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83840" behindDoc="0" locked="0" layoutInCell="1" allowOverlap="1" wp14:anchorId="19B8E72E" wp14:editId="65897C4B">
                <wp:simplePos x="0" y="0"/>
                <wp:positionH relativeFrom="margin">
                  <wp:posOffset>1162050</wp:posOffset>
                </wp:positionH>
                <wp:positionV relativeFrom="paragraph">
                  <wp:posOffset>172085</wp:posOffset>
                </wp:positionV>
                <wp:extent cx="3537585" cy="396815"/>
                <wp:effectExtent l="0" t="0" r="0" b="3810"/>
                <wp:wrapNone/>
                <wp:docPr id="148" name="Text Box 148"/>
                <wp:cNvGraphicFramePr/>
                <a:graphic xmlns:a="http://schemas.openxmlformats.org/drawingml/2006/main">
                  <a:graphicData uri="http://schemas.microsoft.com/office/word/2010/wordprocessingShape">
                    <wps:wsp>
                      <wps:cNvSpPr txBox="1"/>
                      <wps:spPr>
                        <a:xfrm>
                          <a:off x="0" y="0"/>
                          <a:ext cx="3537585"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3.7.1.2: The flowchart of the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B8E72E" id="Text Box 148" o:spid="_x0000_s1027" type="#_x0000_t202" style="position:absolute;left:0;text-align:left;margin-left:91.5pt;margin-top:13.55pt;width:278.55pt;height:31.2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" filled="f" stroked="f" strokeweight=".5pt">
                <v:textbo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3.7.1.2: The flowchart of the process.</w:t>
                      </w:r>
                    </w:p>
                  </w:txbxContent>
                </v:textbox>
                <w10:wrap anchorx="margin"/>
              </v:shape>
            </w:pict>
          </mc:Fallback>
        </mc:AlternateContent>
      </w:r>
    </w:p>
    <w:p w:rsidR="00BD7037" w:rsidRPr="00BD7037" w:rsidRDefault="00BD7037" w:rsidP="00BD7037">
      <w:pPr>
        <w:spacing w:line="360" w:lineRule="auto"/>
        <w:ind w:left="114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ab/>
      </w:r>
      <w:r w:rsidR="00B1697B" w:rsidRPr="00B1697B">
        <w:rPr>
          <w:rFonts w:ascii="Times New Roman" w:eastAsia="Cambria" w:hAnsi="Times New Roman" w:cs="Times New Roman"/>
          <w:sz w:val="24"/>
          <w:szCs w:val="36"/>
          <w:lang w:eastAsia="en-US"/>
        </w:rPr>
        <w:t>Figure 3.7 shows the overall flowchart of the process</w:t>
      </w:r>
      <w:r w:rsidR="00B1697B">
        <w:rPr>
          <w:rFonts w:ascii="Times New Roman" w:eastAsia="Cambria" w:hAnsi="Times New Roman" w:cs="Times New Roman"/>
          <w:sz w:val="24"/>
          <w:szCs w:val="36"/>
          <w:lang w:eastAsia="en-US"/>
        </w:rPr>
        <w:t xml:space="preserve">. </w:t>
      </w:r>
      <w:r w:rsidRPr="00BD7037">
        <w:rPr>
          <w:rFonts w:ascii="Times New Roman" w:eastAsia="Cambria" w:hAnsi="Times New Roman" w:cs="Times New Roman"/>
          <w:sz w:val="24"/>
          <w:szCs w:val="36"/>
          <w:lang w:eastAsia="en-US"/>
        </w:rPr>
        <w:t>It is expected that the whole process will not require hardware connectivity as the data will be generated randomly. The whole project will be done using Python and SciKit Fuzzy Logic library as the input are easily process using these two medium.</w:t>
      </w: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firstLine="72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 xml:space="preserve">3.7.2 </w:t>
      </w:r>
      <w:r w:rsidRPr="00BD7037">
        <w:rPr>
          <w:rFonts w:ascii="Times New Roman" w:eastAsia="Cambria" w:hAnsi="Times New Roman" w:cs="Times New Roman"/>
          <w:sz w:val="24"/>
          <w:szCs w:val="36"/>
          <w:lang w:eastAsia="en-US"/>
        </w:rPr>
        <w:t>Pseudocode</w:t>
      </w:r>
    </w:p>
    <w:p w:rsid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A simple set of pseudo code is used to demonstrate the flow of the program with fuzzy logic. There is two cases involved in determining the demand level, where both of them are explained at the following section.</w:t>
      </w:r>
    </w:p>
    <w:p w:rsid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Case 1 (fixed input variables to find out demand level):</w:t>
      </w:r>
    </w:p>
    <w:tbl>
      <w:tblPr>
        <w:tblStyle w:val="TableGrid2"/>
        <w:tblpPr w:leftFromText="180" w:rightFromText="180" w:vertAnchor="text" w:horzAnchor="margin" w:tblpXSpec="right" w:tblpY="-44"/>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7905"/>
      </w:tblGrid>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Begin</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Initialize input variable with desired data</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hAnsi="Times New Roman" w:cs="Times New Roman"/>
                <w:sz w:val="24"/>
                <w:szCs w:val="36"/>
              </w:rPr>
            </w:pPr>
            <w:r w:rsidRPr="00BD7037">
              <w:rPr>
                <w:rFonts w:ascii="Times New Roman" w:hAnsi="Times New Roman" w:cs="Times New Roman"/>
                <w:sz w:val="24"/>
                <w:szCs w:val="36"/>
              </w:rPr>
              <w:t>Calculate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Print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End</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bl>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Case 2 (fixed demand level to get values of input variable):</w:t>
      </w:r>
    </w:p>
    <w:tbl>
      <w:tblPr>
        <w:tblStyle w:val="TableGrid2"/>
        <w:tblpPr w:leftFromText="180" w:rightFromText="180" w:vertAnchor="text" w:horzAnchor="margin" w:tblpXSpec="right" w:tblpY="-1"/>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7905"/>
      </w:tblGrid>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Begin</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Initialize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hAnsi="Times New Roman" w:cs="Times New Roman"/>
                <w:sz w:val="24"/>
                <w:szCs w:val="36"/>
              </w:rPr>
            </w:pPr>
            <w:r w:rsidRPr="00BD7037">
              <w:rPr>
                <w:rFonts w:ascii="Times New Roman" w:hAnsi="Times New Roman" w:cs="Times New Roman"/>
                <w:sz w:val="24"/>
                <w:szCs w:val="36"/>
              </w:rPr>
              <w:t>Loop</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Random generate input variables</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 xml:space="preserve">    Compare demand level with the pre-defined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While calculated demand level &gt;= pre-defined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Print input variables</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Print generated demand level</w:t>
            </w:r>
          </w:p>
        </w:tc>
      </w:tr>
      <w:tr w:rsidR="00BD7037" w:rsidRPr="00BD7037" w:rsidTr="00BD7037">
        <w:tc>
          <w:tcPr>
            <w:tcW w:w="910"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End</w:t>
            </w:r>
          </w:p>
        </w:tc>
        <w:tc>
          <w:tcPr>
            <w:tcW w:w="7905" w:type="dxa"/>
          </w:tcPr>
          <w:p w:rsidR="00BD7037" w:rsidRPr="00BD7037" w:rsidRDefault="00BD7037" w:rsidP="00BD7037">
            <w:pPr>
              <w:spacing w:after="160" w:line="360" w:lineRule="auto"/>
              <w:jc w:val="both"/>
              <w:rPr>
                <w:rFonts w:ascii="Times New Roman" w:eastAsia="Cambria" w:hAnsi="Times New Roman" w:cs="Times New Roman"/>
                <w:sz w:val="24"/>
                <w:szCs w:val="36"/>
                <w:lang w:eastAsia="en-US"/>
              </w:rPr>
            </w:pPr>
          </w:p>
        </w:tc>
      </w:tr>
    </w:tbl>
    <w:p w:rsidR="00BD7037" w:rsidRPr="00BD7037" w:rsidRDefault="00BD7037" w:rsidP="00BD7037">
      <w:pPr>
        <w:spacing w:line="360" w:lineRule="auto"/>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Default="00BD7037" w:rsidP="00BD7037">
      <w:pPr>
        <w:spacing w:line="360" w:lineRule="auto"/>
        <w:ind w:left="7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firstLine="72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3.7.3 Dataset</w:t>
      </w:r>
    </w:p>
    <w:p w:rsidR="00BD7037" w:rsidRPr="00BD7037" w:rsidRDefault="00BD7037" w:rsidP="00BD7037">
      <w:pPr>
        <w:spacing w:line="360" w:lineRule="auto"/>
        <w:ind w:left="720" w:firstLine="30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As there is no real application at the simulation of the fuzzy logic prediction, random data is generated as input in order for the fuzzy logic interference to occur. It is to simulate user’s impression and it is hope that the random generation will have the result that has high accuracy consistency as compared to real time data. The collection of data must be done daily once there is a steady application launched to the targeted user. The daily searching of the vehicles is retrieved and processed again to find out the demand for each location. The real time data must be tested to make sure that the searches is reaching the expectation of the artificial intelligent processes.</w:t>
      </w:r>
    </w:p>
    <w:p w:rsidR="00BD7037" w:rsidRPr="00BD7037" w:rsidRDefault="00BD7037" w:rsidP="00BD7037">
      <w:pPr>
        <w:spacing w:line="360" w:lineRule="auto"/>
        <w:ind w:left="720" w:firstLine="72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3.7.3.1 Input</w:t>
      </w:r>
    </w:p>
    <w:p w:rsidR="00BD7037" w:rsidRPr="00BD7037" w:rsidRDefault="00BD7037" w:rsidP="00BD7037">
      <w:pPr>
        <w:spacing w:line="360" w:lineRule="auto"/>
        <w:ind w:left="144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input are divided into 4 categories, which are:</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Location of station</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Population of station</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Time of travel</w:t>
      </w:r>
    </w:p>
    <w:p w:rsidR="00BD7037" w:rsidRPr="00BD7037" w:rsidRDefault="00BD7037" w:rsidP="00BD7037">
      <w:pPr>
        <w:numPr>
          <w:ilvl w:val="0"/>
          <w:numId w:val="5"/>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Temperature of the day</w:t>
      </w:r>
    </w:p>
    <w:p w:rsidR="00BD7037" w:rsidRPr="00BD7037" w:rsidRDefault="00BD7037" w:rsidP="00BD7037">
      <w:pPr>
        <w:spacing w:line="360" w:lineRule="auto"/>
        <w:ind w:left="144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inputs is then further categories in order to plot the membership function. The parameters are pre-defined.</w:t>
      </w: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Location:</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g">
            <w:drawing>
              <wp:anchor distT="0" distB="0" distL="114300" distR="114300" simplePos="0" relativeHeight="251685888" behindDoc="0" locked="0" layoutInCell="1" allowOverlap="1" wp14:anchorId="66722601" wp14:editId="4428EF9F">
                <wp:simplePos x="0" y="0"/>
                <wp:positionH relativeFrom="column">
                  <wp:posOffset>2042160</wp:posOffset>
                </wp:positionH>
                <wp:positionV relativeFrom="paragraph">
                  <wp:posOffset>14605</wp:posOffset>
                </wp:positionV>
                <wp:extent cx="2780030" cy="3905885"/>
                <wp:effectExtent l="0" t="0" r="1270" b="0"/>
                <wp:wrapNone/>
                <wp:docPr id="149" name="Group 149"/>
                <wp:cNvGraphicFramePr/>
                <a:graphic xmlns:a="http://schemas.openxmlformats.org/drawingml/2006/main">
                  <a:graphicData uri="http://schemas.microsoft.com/office/word/2010/wordprocessingGroup">
                    <wpg:wgp>
                      <wpg:cNvGrpSpPr/>
                      <wpg:grpSpPr>
                        <a:xfrm>
                          <a:off x="0" y="0"/>
                          <a:ext cx="2780030" cy="3905885"/>
                          <a:chOff x="0" y="0"/>
                          <a:chExt cx="3004457" cy="4191990"/>
                        </a:xfrm>
                      </wpg:grpSpPr>
                      <wpg:grpSp>
                        <wpg:cNvPr id="150" name="Group 4"/>
                        <wpg:cNvGrpSpPr/>
                        <wpg:grpSpPr>
                          <a:xfrm>
                            <a:off x="0" y="0"/>
                            <a:ext cx="3004457" cy="4191990"/>
                            <a:chOff x="0" y="0"/>
                            <a:chExt cx="5420216" cy="6858000"/>
                          </a:xfrm>
                        </wpg:grpSpPr>
                        <pic:pic xmlns:pic="http://schemas.openxmlformats.org/drawingml/2006/picture">
                          <pic:nvPicPr>
                            <pic:cNvPr id="151" name="Picture 151"/>
                            <pic:cNvPicPr>
                              <a:picLocks noChangeAspect="1"/>
                            </pic:cNvPicPr>
                          </pic:nvPicPr>
                          <pic:blipFill>
                            <a:blip r:embed="rId16"/>
                            <a:stretch>
                              <a:fillRect/>
                            </a:stretch>
                          </pic:blipFill>
                          <pic:spPr>
                            <a:xfrm>
                              <a:off x="0" y="0"/>
                              <a:ext cx="5420216" cy="6858000"/>
                            </a:xfrm>
                            <a:prstGeom prst="rect">
                              <a:avLst/>
                            </a:prstGeom>
                          </pic:spPr>
                        </pic:pic>
                        <pic:pic xmlns:pic="http://schemas.openxmlformats.org/drawingml/2006/picture">
                          <pic:nvPicPr>
                            <pic:cNvPr id="152" name="Picture 152"/>
                            <pic:cNvPicPr>
                              <a:picLocks noChangeAspect="1"/>
                            </pic:cNvPicPr>
                          </pic:nvPicPr>
                          <pic:blipFill rotWithShape="1">
                            <a:blip r:embed="rId17"/>
                            <a:srcRect l="12715" t="11266" r="6944" b="3910"/>
                            <a:stretch/>
                          </pic:blipFill>
                          <pic:spPr>
                            <a:xfrm>
                              <a:off x="3546106" y="164925"/>
                              <a:ext cx="275572" cy="440575"/>
                            </a:xfrm>
                            <a:prstGeom prst="rect">
                              <a:avLst/>
                            </a:prstGeom>
                          </pic:spPr>
                        </pic:pic>
                        <pic:pic xmlns:pic="http://schemas.openxmlformats.org/drawingml/2006/picture">
                          <pic:nvPicPr>
                            <pic:cNvPr id="153" name="Picture 153"/>
                            <pic:cNvPicPr>
                              <a:picLocks noChangeAspect="1"/>
                            </pic:cNvPicPr>
                          </pic:nvPicPr>
                          <pic:blipFill rotWithShape="1">
                            <a:blip r:embed="rId17"/>
                            <a:srcRect l="12715" t="11266" r="6944" b="3910"/>
                            <a:stretch/>
                          </pic:blipFill>
                          <pic:spPr>
                            <a:xfrm>
                              <a:off x="3796626" y="770425"/>
                              <a:ext cx="275572" cy="440575"/>
                            </a:xfrm>
                            <a:prstGeom prst="rect">
                              <a:avLst/>
                            </a:prstGeom>
                          </pic:spPr>
                        </pic:pic>
                        <pic:pic xmlns:pic="http://schemas.openxmlformats.org/drawingml/2006/picture">
                          <pic:nvPicPr>
                            <pic:cNvPr id="154" name="Picture 154"/>
                            <pic:cNvPicPr>
                              <a:picLocks noChangeAspect="1"/>
                            </pic:cNvPicPr>
                          </pic:nvPicPr>
                          <pic:blipFill rotWithShape="1">
                            <a:blip r:embed="rId17"/>
                            <a:srcRect l="12715" t="11266" r="6944" b="3910"/>
                            <a:stretch/>
                          </pic:blipFill>
                          <pic:spPr>
                            <a:xfrm>
                              <a:off x="3878469" y="1254766"/>
                              <a:ext cx="275572" cy="440575"/>
                            </a:xfrm>
                            <a:prstGeom prst="rect">
                              <a:avLst/>
                            </a:prstGeom>
                          </pic:spPr>
                        </pic:pic>
                        <pic:pic xmlns:pic="http://schemas.openxmlformats.org/drawingml/2006/picture">
                          <pic:nvPicPr>
                            <pic:cNvPr id="155" name="Picture 155"/>
                            <pic:cNvPicPr>
                              <a:picLocks noChangeAspect="1"/>
                            </pic:cNvPicPr>
                          </pic:nvPicPr>
                          <pic:blipFill rotWithShape="1">
                            <a:blip r:embed="rId17"/>
                            <a:srcRect l="12715" t="11266" r="6944" b="3910"/>
                            <a:stretch/>
                          </pic:blipFill>
                          <pic:spPr>
                            <a:xfrm>
                              <a:off x="3207904" y="1615003"/>
                              <a:ext cx="275572" cy="440575"/>
                            </a:xfrm>
                            <a:prstGeom prst="rect">
                              <a:avLst/>
                            </a:prstGeom>
                          </pic:spPr>
                        </pic:pic>
                        <pic:pic xmlns:pic="http://schemas.openxmlformats.org/drawingml/2006/picture">
                          <pic:nvPicPr>
                            <pic:cNvPr id="156" name="Picture 156"/>
                            <pic:cNvPicPr>
                              <a:picLocks noChangeAspect="1"/>
                            </pic:cNvPicPr>
                          </pic:nvPicPr>
                          <pic:blipFill rotWithShape="1">
                            <a:blip r:embed="rId17"/>
                            <a:srcRect l="12715" t="11266" r="6944" b="3910"/>
                            <a:stretch/>
                          </pic:blipFill>
                          <pic:spPr>
                            <a:xfrm>
                              <a:off x="2572322" y="2139388"/>
                              <a:ext cx="275572" cy="440575"/>
                            </a:xfrm>
                            <a:prstGeom prst="rect">
                              <a:avLst/>
                            </a:prstGeom>
                          </pic:spPr>
                        </pic:pic>
                        <pic:pic xmlns:pic="http://schemas.openxmlformats.org/drawingml/2006/picture">
                          <pic:nvPicPr>
                            <pic:cNvPr id="157" name="Picture 157"/>
                            <pic:cNvPicPr>
                              <a:picLocks noChangeAspect="1"/>
                            </pic:cNvPicPr>
                          </pic:nvPicPr>
                          <pic:blipFill rotWithShape="1">
                            <a:blip r:embed="rId17"/>
                            <a:srcRect l="12715" t="11266" r="6944" b="3910"/>
                            <a:stretch/>
                          </pic:blipFill>
                          <pic:spPr>
                            <a:xfrm>
                              <a:off x="982137" y="1698813"/>
                              <a:ext cx="275572" cy="440575"/>
                            </a:xfrm>
                            <a:prstGeom prst="rect">
                              <a:avLst/>
                            </a:prstGeom>
                          </pic:spPr>
                        </pic:pic>
                        <pic:pic xmlns:pic="http://schemas.openxmlformats.org/drawingml/2006/picture">
                          <pic:nvPicPr>
                            <pic:cNvPr id="158" name="Picture 158"/>
                            <pic:cNvPicPr>
                              <a:picLocks noChangeAspect="1"/>
                            </pic:cNvPicPr>
                          </pic:nvPicPr>
                          <pic:blipFill rotWithShape="1">
                            <a:blip r:embed="rId17"/>
                            <a:srcRect l="12715" t="11266" r="6944" b="3910"/>
                            <a:stretch/>
                          </pic:blipFill>
                          <pic:spPr>
                            <a:xfrm>
                              <a:off x="1391630" y="2055578"/>
                              <a:ext cx="275572" cy="440575"/>
                            </a:xfrm>
                            <a:prstGeom prst="rect">
                              <a:avLst/>
                            </a:prstGeom>
                          </pic:spPr>
                        </pic:pic>
                        <pic:pic xmlns:pic="http://schemas.openxmlformats.org/drawingml/2006/picture">
                          <pic:nvPicPr>
                            <pic:cNvPr id="159" name="Picture 159"/>
                            <pic:cNvPicPr>
                              <a:picLocks noChangeAspect="1"/>
                            </pic:cNvPicPr>
                          </pic:nvPicPr>
                          <pic:blipFill rotWithShape="1">
                            <a:blip r:embed="rId17"/>
                            <a:srcRect l="12715" t="11266" r="6944" b="3910"/>
                            <a:stretch/>
                          </pic:blipFill>
                          <pic:spPr>
                            <a:xfrm>
                              <a:off x="1361684" y="1244553"/>
                              <a:ext cx="275572" cy="440575"/>
                            </a:xfrm>
                            <a:prstGeom prst="rect">
                              <a:avLst/>
                            </a:prstGeom>
                          </pic:spPr>
                        </pic:pic>
                        <pic:pic xmlns:pic="http://schemas.openxmlformats.org/drawingml/2006/picture">
                          <pic:nvPicPr>
                            <pic:cNvPr id="160" name="Picture 160"/>
                            <pic:cNvPicPr>
                              <a:picLocks noChangeAspect="1"/>
                            </pic:cNvPicPr>
                          </pic:nvPicPr>
                          <pic:blipFill rotWithShape="1">
                            <a:blip r:embed="rId17"/>
                            <a:srcRect l="12715" t="11266" r="6944" b="3910"/>
                            <a:stretch/>
                          </pic:blipFill>
                          <pic:spPr>
                            <a:xfrm>
                              <a:off x="1905247" y="1548498"/>
                              <a:ext cx="275572" cy="440575"/>
                            </a:xfrm>
                            <a:prstGeom prst="rect">
                              <a:avLst/>
                            </a:prstGeom>
                          </pic:spPr>
                        </pic:pic>
                        <pic:pic xmlns:pic="http://schemas.openxmlformats.org/drawingml/2006/picture">
                          <pic:nvPicPr>
                            <pic:cNvPr id="161" name="Picture 161"/>
                            <pic:cNvPicPr>
                              <a:picLocks noChangeAspect="1"/>
                            </pic:cNvPicPr>
                          </pic:nvPicPr>
                          <pic:blipFill rotWithShape="1">
                            <a:blip r:embed="rId17"/>
                            <a:srcRect l="12715" t="11266" r="6944" b="3910"/>
                            <a:stretch/>
                          </pic:blipFill>
                          <pic:spPr>
                            <a:xfrm>
                              <a:off x="1579571" y="2866603"/>
                              <a:ext cx="275572" cy="440575"/>
                            </a:xfrm>
                            <a:prstGeom prst="rect">
                              <a:avLst/>
                            </a:prstGeom>
                          </pic:spPr>
                        </pic:pic>
                        <pic:pic xmlns:pic="http://schemas.openxmlformats.org/drawingml/2006/picture">
                          <pic:nvPicPr>
                            <pic:cNvPr id="162" name="Picture 162"/>
                            <pic:cNvPicPr>
                              <a:picLocks noChangeAspect="1"/>
                            </pic:cNvPicPr>
                          </pic:nvPicPr>
                          <pic:blipFill rotWithShape="1">
                            <a:blip r:embed="rId17"/>
                            <a:srcRect l="12715" t="11266" r="6944" b="3910"/>
                            <a:stretch/>
                          </pic:blipFill>
                          <pic:spPr>
                            <a:xfrm>
                              <a:off x="2043033" y="3762674"/>
                              <a:ext cx="275572" cy="440575"/>
                            </a:xfrm>
                            <a:prstGeom prst="rect">
                              <a:avLst/>
                            </a:prstGeom>
                          </pic:spPr>
                        </pic:pic>
                        <pic:pic xmlns:pic="http://schemas.openxmlformats.org/drawingml/2006/picture">
                          <pic:nvPicPr>
                            <pic:cNvPr id="163" name="Picture 163"/>
                            <pic:cNvPicPr>
                              <a:picLocks noChangeAspect="1"/>
                            </pic:cNvPicPr>
                          </pic:nvPicPr>
                          <pic:blipFill rotWithShape="1">
                            <a:blip r:embed="rId17"/>
                            <a:srcRect l="12715" t="11266" r="6944" b="3910"/>
                            <a:stretch/>
                          </pic:blipFill>
                          <pic:spPr>
                            <a:xfrm>
                              <a:off x="2572322" y="3424975"/>
                              <a:ext cx="275572" cy="440575"/>
                            </a:xfrm>
                            <a:prstGeom prst="rect">
                              <a:avLst/>
                            </a:prstGeom>
                          </pic:spPr>
                        </pic:pic>
                        <pic:pic xmlns:pic="http://schemas.openxmlformats.org/drawingml/2006/picture">
                          <pic:nvPicPr>
                            <pic:cNvPr id="164" name="Picture 164"/>
                            <pic:cNvPicPr>
                              <a:picLocks noChangeAspect="1"/>
                            </pic:cNvPicPr>
                          </pic:nvPicPr>
                          <pic:blipFill rotWithShape="1">
                            <a:blip r:embed="rId17"/>
                            <a:srcRect l="12715" t="11266" r="6944" b="3910"/>
                            <a:stretch/>
                          </pic:blipFill>
                          <pic:spPr>
                            <a:xfrm>
                              <a:off x="4573240" y="4411249"/>
                              <a:ext cx="275572" cy="440575"/>
                            </a:xfrm>
                            <a:prstGeom prst="rect">
                              <a:avLst/>
                            </a:prstGeom>
                          </pic:spPr>
                        </pic:pic>
                        <pic:pic xmlns:pic="http://schemas.openxmlformats.org/drawingml/2006/picture">
                          <pic:nvPicPr>
                            <pic:cNvPr id="165" name="Picture 165"/>
                            <pic:cNvPicPr>
                              <a:picLocks noChangeAspect="1"/>
                            </pic:cNvPicPr>
                          </pic:nvPicPr>
                          <pic:blipFill rotWithShape="1">
                            <a:blip r:embed="rId17"/>
                            <a:srcRect l="12715" t="11266" r="6944" b="3910"/>
                            <a:stretch/>
                          </pic:blipFill>
                          <pic:spPr>
                            <a:xfrm>
                              <a:off x="2572322" y="6240049"/>
                              <a:ext cx="275572" cy="440575"/>
                            </a:xfrm>
                            <a:prstGeom prst="rect">
                              <a:avLst/>
                            </a:prstGeom>
                          </pic:spPr>
                        </pic:pic>
                        <pic:pic xmlns:pic="http://schemas.openxmlformats.org/drawingml/2006/picture">
                          <pic:nvPicPr>
                            <pic:cNvPr id="166" name="Picture 166"/>
                            <pic:cNvPicPr>
                              <a:picLocks noChangeAspect="1"/>
                            </pic:cNvPicPr>
                          </pic:nvPicPr>
                          <pic:blipFill rotWithShape="1">
                            <a:blip r:embed="rId17"/>
                            <a:srcRect l="12715" t="11266" r="6944" b="3910"/>
                            <a:stretch/>
                          </pic:blipFill>
                          <pic:spPr>
                            <a:xfrm>
                              <a:off x="1253844" y="3603858"/>
                              <a:ext cx="275572" cy="440575"/>
                            </a:xfrm>
                            <a:prstGeom prst="rect">
                              <a:avLst/>
                            </a:prstGeom>
                          </pic:spPr>
                        </pic:pic>
                      </wpg:grpSp>
                      <wps:wsp>
                        <wps:cNvPr id="167" name="Freeform 167"/>
                        <wps:cNvSpPr/>
                        <wps:spPr>
                          <a:xfrm>
                            <a:off x="581837" y="546219"/>
                            <a:ext cx="2232615" cy="1460711"/>
                          </a:xfrm>
                          <a:custGeom>
                            <a:avLst/>
                            <a:gdLst>
                              <a:gd name="connsiteX0" fmla="*/ 0 w 2066307"/>
                              <a:gd name="connsiteY0" fmla="*/ 0 h 1413164"/>
                              <a:gd name="connsiteX1" fmla="*/ 1045029 w 2066307"/>
                              <a:gd name="connsiteY1" fmla="*/ 629392 h 1413164"/>
                              <a:gd name="connsiteX2" fmla="*/ 2066307 w 2066307"/>
                              <a:gd name="connsiteY2" fmla="*/ 1413164 h 1413164"/>
                            </a:gdLst>
                            <a:ahLst/>
                            <a:cxnLst>
                              <a:cxn ang="0">
                                <a:pos x="connsiteX0" y="connsiteY0"/>
                              </a:cxn>
                              <a:cxn ang="0">
                                <a:pos x="connsiteX1" y="connsiteY1"/>
                              </a:cxn>
                              <a:cxn ang="0">
                                <a:pos x="connsiteX2" y="connsiteY2"/>
                              </a:cxn>
                            </a:cxnLst>
                            <a:rect l="l" t="t" r="r" b="b"/>
                            <a:pathLst>
                              <a:path w="2066307" h="1413164">
                                <a:moveTo>
                                  <a:pt x="0" y="0"/>
                                </a:moveTo>
                                <a:cubicBezTo>
                                  <a:pt x="350322" y="196932"/>
                                  <a:pt x="700645" y="393865"/>
                                  <a:pt x="1045029" y="629392"/>
                                </a:cubicBezTo>
                                <a:cubicBezTo>
                                  <a:pt x="1389413" y="864919"/>
                                  <a:pt x="1850572" y="1304307"/>
                                  <a:pt x="2066307" y="1413164"/>
                                </a:cubicBezTo>
                              </a:path>
                            </a:pathLst>
                          </a:custGeom>
                          <a:noFill/>
                          <a:ln w="190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Freeform 168"/>
                        <wps:cNvSpPr/>
                        <wps:spPr>
                          <a:xfrm flipV="1">
                            <a:off x="106876" y="2021537"/>
                            <a:ext cx="2755075" cy="83127"/>
                          </a:xfrm>
                          <a:custGeom>
                            <a:avLst/>
                            <a:gdLst>
                              <a:gd name="connsiteX0" fmla="*/ 0 w 2066307"/>
                              <a:gd name="connsiteY0" fmla="*/ 0 h 1413164"/>
                              <a:gd name="connsiteX1" fmla="*/ 1045029 w 2066307"/>
                              <a:gd name="connsiteY1" fmla="*/ 629392 h 1413164"/>
                              <a:gd name="connsiteX2" fmla="*/ 2066307 w 2066307"/>
                              <a:gd name="connsiteY2" fmla="*/ 1413164 h 1413164"/>
                            </a:gdLst>
                            <a:ahLst/>
                            <a:cxnLst>
                              <a:cxn ang="0">
                                <a:pos x="connsiteX0" y="connsiteY0"/>
                              </a:cxn>
                              <a:cxn ang="0">
                                <a:pos x="connsiteX1" y="connsiteY1"/>
                              </a:cxn>
                              <a:cxn ang="0">
                                <a:pos x="connsiteX2" y="connsiteY2"/>
                              </a:cxn>
                            </a:cxnLst>
                            <a:rect l="l" t="t" r="r" b="b"/>
                            <a:pathLst>
                              <a:path w="2066307" h="1413164">
                                <a:moveTo>
                                  <a:pt x="0" y="0"/>
                                </a:moveTo>
                                <a:cubicBezTo>
                                  <a:pt x="350322" y="196932"/>
                                  <a:pt x="700645" y="393865"/>
                                  <a:pt x="1045029" y="629392"/>
                                </a:cubicBezTo>
                                <a:cubicBezTo>
                                  <a:pt x="1389413" y="864919"/>
                                  <a:pt x="1850572" y="1304307"/>
                                  <a:pt x="2066307" y="1413164"/>
                                </a:cubicBezTo>
                              </a:path>
                            </a:pathLst>
                          </a:custGeom>
                          <a:noFill/>
                          <a:ln w="1905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EE0B4D" id="Group 149" o:spid="_x0000_s1026" style="position:absolute;margin-left:160.8pt;margin-top:1.15pt;width:218.9pt;height:307.55pt;z-index:251685888;mso-width-relative:margin;mso-height-relative:margin" coordsize="30044,41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">
                <v:group id="Group 4" o:spid="_x0000_s1027" style="position:absolute;width:30044;height:41919" coordsize="54202,68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shape id="Picture 151" o:spid="_x0000_s1028" type="#_x0000_t75" style="position:absolute;width:54202;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6L+9XDAAAA3AAAAA8AAABkcnMvZG93bnJldi54bWxET9tKw0AQfRf6D8sUfLObVCwl7TaklqIi&#10;CL18wJCdJiHZ2Zjd5vL3riD4NodznW06mkb01LnKsoJ4EYEgzq2uuFBwvRyf1iCcR9bYWCYFEzlI&#10;d7OHLSbaDnyi/uwLEULYJaig9L5NpHR5SQbdwrbEgbvZzqAPsCuk7nAI4aaRyyhaSYMVh4YSW3ot&#10;Ka/Pd6Ng//Z9k8VhNUxfcfbhL3X/+bzulXqcj9kGhKfR/4v/3O86zH+J4feZcIHc/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ov71cMAAADcAAAADwAAAAAAAAAAAAAAAACf&#10;AgAAZHJzL2Rvd25yZXYueG1sUEsFBgAAAAAEAAQA9wAAAI8DAAAAAA==&#10;">
                    <v:imagedata r:id="rId19" o:title=""/>
                    <v:path arrowok="t"/>
                  </v:shape>
                  <v:shape id="Picture 152" o:spid="_x0000_s1029" type="#_x0000_t75" style="position:absolute;left:35461;top:1649;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L5tLEAAAA3AAAAA8AAABkcnMvZG93bnJldi54bWxET01rwkAQvRf6H5YpeCl1U1tbjdmIWAo9&#10;CYlKr0N2TGKzsyG7NfHfu4LgbR7vc5LlYBpxos7VlhW8jiMQxIXVNZcKdtvvlxkI55E1NpZJwZkc&#10;LNPHhwRjbXvO6JT7UoQQdjEqqLxvYyldUZFBN7YtceAOtjPoA+xKqTvsQ7hp5CSKPqTBmkNDhS2t&#10;Kyr+8n+jIHt+O/wW77w/z8t1nsmvTX/83Cg1ehpWCxCeBn8X39w/OsyfTuD6TLh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OL5tLEAAAA3AAAAA8AAAAAAAAAAAAAAAAA&#10;nwIAAGRycy9kb3ducmV2LnhtbFBLBQYAAAAABAAEAPcAAACQAwAAAAA=&#10;">
                    <v:imagedata r:id="rId20" o:title="" croptop="7383f" cropbottom="2562f" cropleft="8333f" cropright="4551f"/>
                    <v:path arrowok="t"/>
                  </v:shape>
                  <v:shape id="Picture 153" o:spid="_x0000_s1030" type="#_x0000_t75" style="position:absolute;left:37966;top:7704;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HQ0nEAAAA3AAAAA8AAABkcnMvZG93bnJldi54bWxET0trwkAQvhf6H5Yp9FLqpj5ajdmIKIIn&#10;IVHpdciOSWx2NmS3Jv77bqHQ23x8z0lWg2nEjTpXW1bwNopAEBdW11wqOB13r3MQziNrbCyTgjs5&#10;WKWPDwnG2vac0S33pQgh7GJUUHnfxlK6oiKDbmRb4sBdbGfQB9iVUnfYh3DTyHEUvUuDNYeGClva&#10;VFR85d9GQfYyuXwWUz7fF+Umz+T20F8/Dko9Pw3rJQhPg/8X/7n3OsyfTeD3mXCBT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HQ0nEAAAA3AAAAA8AAAAAAAAAAAAAAAAA&#10;nwIAAGRycy9kb3ducmV2LnhtbFBLBQYAAAAABAAEAPcAAACQAwAAAAA=&#10;">
                    <v:imagedata r:id="rId20" o:title="" croptop="7383f" cropbottom="2562f" cropleft="8333f" cropright="4551f"/>
                    <v:path arrowok="t"/>
                  </v:shape>
                  <v:shape id="Picture 154" o:spid="_x0000_s1031" type="#_x0000_t75" style="position:absolute;left:38784;top:12547;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u2z3EAAAA3AAAAA8AAABkcnMvZG93bnJldi54bWxET0trwkAQvhf6H5Yp9FLqpj5ajdmIKAVP&#10;QqLS65Adk9jsbMhuTfz3bqHQ23x8z0lWg2nElTpXW1bwNopAEBdW11wqOB4+X+cgnEfW2FgmBTdy&#10;sEofHxKMte05o2vuSxFC2MWooPK+jaV0RUUG3ci2xIE7286gD7Arpe6wD+GmkeMoepcGaw4NFba0&#10;qaj4zn+Mguxlcv4qpny6LcpNnsntvr987JV6fhrWSxCeBv8v/nPvdJg/m8LvM+ECmd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u2z3EAAAA3AAAAA8AAAAAAAAAAAAAAAAA&#10;nwIAAGRycy9kb3ducmV2LnhtbFBLBQYAAAAABAAEAPcAAACQAwAAAAA=&#10;">
                    <v:imagedata r:id="rId20" o:title="" croptop="7383f" cropbottom="2562f" cropleft="8333f" cropright="4551f"/>
                    <v:path arrowok="t"/>
                  </v:shape>
                  <v:shape id="Picture 155" o:spid="_x0000_s1032" type="#_x0000_t75" style="position:absolute;left:32079;top:16150;width:2755;height: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ifqbDAAAA3AAAAA8AAABkcnMvZG93bnJldi54bWxET01rwkAQvQv9D8sIXkQ3tdra1FWKUvAk&#10;JLV4HbJjEpudDdnVxH/vCoK3ebzPWaw6U4kLNa60rOB1HIEgzqwuOVew//0ZzUE4j6yxskwKruRg&#10;tXzpLTDWtuWELqnPRQhhF6OCwvs6ltJlBRl0Y1sTB+5oG4M+wCaXusE2hJtKTqLoXRosOTQUWNO6&#10;oOw/PRsFyfDteMim/Hf9zNdpIje79vSxU2rQ776/QHjq/FP8cG91mD+bwf2ZcIF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GJ+psMAAADcAAAADwAAAAAAAAAAAAAAAACf&#10;AgAAZHJzL2Rvd25yZXYueG1sUEsFBgAAAAAEAAQA9wAAAI8DAAAAAA==&#10;">
                    <v:imagedata r:id="rId20" o:title="" croptop="7383f" cropbottom="2562f" cropleft="8333f" cropright="4551f"/>
                    <v:path arrowok="t"/>
                  </v:shape>
                  <v:shape id="Picture 156" o:spid="_x0000_s1033" type="#_x0000_t75" style="position:absolute;left:25723;top:21393;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w4NHDAAAA3AAAAA8AAABkcnMvZG93bnJldi54bWxET01rwkAQvQv9D8sIXqRuaq3a1FWKUvAk&#10;JK14HbJjEpudDdnVxH/vCoK3ebzPWaw6U4kLNa60rOBtFIEgzqwuOVfw9/vzOgfhPLLGyjIpuJKD&#10;1fKlt8BY25YTuqQ+FyGEXYwKCu/rWEqXFWTQjWxNHLijbQz6AJtc6gbbEG4qOY6iqTRYcmgosKZ1&#10;Qdl/ejYKkuH78ZBNeH/9zNdpIje79jTbKTXod99fIDx1/il+uLc6zP+Ywv2ZcIF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Dg0cMAAADcAAAADwAAAAAAAAAAAAAAAACf&#10;AgAAZHJzL2Rvd25yZXYueG1sUEsFBgAAAAAEAAQA9wAAAI8DAAAAAA==&#10;">
                    <v:imagedata r:id="rId20" o:title="" croptop="7383f" cropbottom="2562f" cropleft="8333f" cropright="4551f"/>
                    <v:path arrowok="t"/>
                  </v:shape>
                  <v:shape id="Picture 157" o:spid="_x0000_s1034" type="#_x0000_t75" style="position:absolute;left:9821;top:16988;width:2756;height: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8RUrDAAAA3AAAAA8AAABkcnMvZG93bnJldi54bWxET0uLwjAQvgv+hzDCXkTTffiqRllcFvYk&#10;tCpeh2Zsq82kNFlb/70RFvY2H99zVpvOVOJGjSstK3gdRyCIM6tLzhUc9t+jOQjnkTVWlknBnRxs&#10;1v3eCmNtW07olvpchBB2MSoovK9jKV1WkEE3tjVx4M62MegDbHKpG2xDuKnkWxRNpcGSQ0OBNW0L&#10;yq7pr1GQDN/Pp+yDj/dFvk0T+bVrL7OdUi+D7nMJwlPn/8V/7h8d5k9m8HwmXC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xFSsMAAADcAAAADwAAAAAAAAAAAAAAAACf&#10;AgAAZHJzL2Rvd25yZXYueG1sUEsFBgAAAAAEAAQA9wAAAI8DAAAAAA==&#10;">
                    <v:imagedata r:id="rId20" o:title="" croptop="7383f" cropbottom="2562f" cropleft="8333f" cropright="4551f"/>
                    <v:path arrowok="t"/>
                  </v:shape>
                  <v:shape id="Picture 158" o:spid="_x0000_s1035" type="#_x0000_t75" style="position:absolute;left:13916;top:20555;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0TjGAAAA3AAAAA8AAABkcnMvZG93bnJldi54bWxEj0FrwkAQhe9C/8MyBS9SN7W11egqRSn0&#10;JCRt8TpkxyRtdjZkVxP/fedQ8DbDe/PeN+vt4Bp1oS7Ung08ThNQxIW3NZcGvj7fHxagQkS22Hgm&#10;A1cKsN3cjdaYWt9zRpc8lkpCOKRooIqxTbUORUUOw9S3xKKdfOcwytqV2nbYS7hr9CxJXrTDmqWh&#10;wpZ2FRW/+dkZyCZPp2PxzN/XZbnLM70/9D+vB2PG98PbClSkId7M/9cfVvDnQivPyAR68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mPROMYAAADcAAAADwAAAAAAAAAAAAAA&#10;AACfAgAAZHJzL2Rvd25yZXYueG1sUEsFBgAAAAAEAAQA9wAAAJIDAAAAAA==&#10;">
                    <v:imagedata r:id="rId20" o:title="" croptop="7383f" cropbottom="2562f" cropleft="8333f" cropright="4551f"/>
                    <v:path arrowok="t"/>
                  </v:shape>
                  <v:shape id="Picture 159" o:spid="_x0000_s1036" type="#_x0000_t75" style="position:absolute;left:13616;top:12445;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vdKPEAAAA3AAAAA8AAABkcnMvZG93bnJldi54bWxET0trwkAQvhf6H5YReil1Y62txqwiFqEn&#10;IVHpdchOHjY7G7JbE/+9KxR6m4/vOcl6MI24UOdqywom4wgEcW51zaWC42H3MgfhPLLGxjIpuJKD&#10;9erxIcFY255TumS+FCGEXYwKKu/bWEqXV2TQjW1LHLjCdgZ9gF0pdYd9CDeNfI2id2mw5tBQYUvb&#10;ivKf7NcoSJ+nxXf+xqfrotxmqfzc9+ePvVJPo2GzBOFp8P/iP/eXDvNnC7g/Ey6Qq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0vdKPEAAAA3AAAAA8AAAAAAAAAAAAAAAAA&#10;nwIAAGRycy9kb3ducmV2LnhtbFBLBQYAAAAABAAEAPcAAACQAwAAAAA=&#10;">
                    <v:imagedata r:id="rId20" o:title="" croptop="7383f" cropbottom="2562f" cropleft="8333f" cropright="4551f"/>
                    <v:path arrowok="t"/>
                  </v:shape>
                  <v:shape id="Picture 160" o:spid="_x0000_s1037" type="#_x0000_t75" style="position:absolute;left:19052;top:15484;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5F4PGAAAA3AAAAA8AAABkcnMvZG93bnJldi54bWxEj0FrwkAQhe8F/8MyQi9FN21FbeoqxVLw&#10;JCRVvA7ZMUmbnQ3ZrYn/3jkIvc3w3rz3zWozuEZdqAu1ZwPP0wQUceFtzaWBw/fXZAkqRGSLjWcy&#10;cKUAm/XoYYWp9T1ndMljqSSEQ4oGqhjbVOtQVOQwTH1LLNrZdw6jrF2pbYe9hLtGvyTJXDusWRoq&#10;bGlbUfGb/zkD2dPr+VTM+Hh9K7d5pj/3/c9ib8zjePh4BxVpiP/m+/XOCv5c8OUZmUCv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nkXg8YAAADcAAAADwAAAAAAAAAAAAAA&#10;AACfAgAAZHJzL2Rvd25yZXYueG1sUEsFBgAAAAAEAAQA9wAAAJIDAAAAAA==&#10;">
                    <v:imagedata r:id="rId20" o:title="" croptop="7383f" cropbottom="2562f" cropleft="8333f" cropright="4551f"/>
                    <v:path arrowok="t"/>
                  </v:shape>
                  <v:shape id="Picture 161" o:spid="_x0000_s1038" type="#_x0000_t75" style="position:absolute;left:15795;top:28666;width:2756;height:4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1shjDAAAA3AAAAA8AAABkcnMvZG93bnJldi54bWxET0trwkAQvgv+h2WEXkQ3tsVHdBVRCj0J&#10;iYrXITsm0exsyK4m/vtuodDbfHzPWW06U4knNa60rGAyjkAQZ1aXnCs4Hb9GcxDOI2usLJOCFznY&#10;rPu9FcbatpzQM/W5CCHsYlRQeF/HUrqsIINubGviwF1tY9AH2ORSN9iGcFPJ9yiaSoMlh4YCa9oV&#10;lN3Th1GQDD+ul+yTz69FvksTuT+0t9lBqbdBt12C8NT5f/Gf+1uH+dMJ/D4TLpDr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TWyGMMAAADcAAAADwAAAAAAAAAAAAAAAACf&#10;AgAAZHJzL2Rvd25yZXYueG1sUEsFBgAAAAAEAAQA9wAAAI8DAAAAAA==&#10;">
                    <v:imagedata r:id="rId20" o:title="" croptop="7383f" cropbottom="2562f" cropleft="8333f" cropright="4551f"/>
                    <v:path arrowok="t"/>
                  </v:shape>
                  <v:shape id="Picture 162" o:spid="_x0000_s1039" type="#_x0000_t75" style="position:absolute;left:20430;top:37626;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nLG/EAAAA3AAAAA8AAABkcnMvZG93bnJldi54bWxET01rwkAQvRf6H5YpeClm0yjapq4iKYIn&#10;IWlLr0N2TNJmZ0N2a+K/dwXB2zze56w2o2nFiXrXWFbwEsUgiEurG64UfH3upq8gnEfW2FomBWdy&#10;sFk/Pqww1XbgnE6Fr0QIYZeigtr7LpXSlTUZdJHtiAN3tL1BH2BfSd3jEMJNK5M4XkiDDYeGGjvK&#10;air/in+jIH+eHX/KOX+f36qsyOXHYfhdHpSaPI3bdxCeRn8X39x7HeYvErg+Ey6Q6w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3nLG/EAAAA3AAAAA8AAAAAAAAAAAAAAAAA&#10;nwIAAGRycy9kb3ducmV2LnhtbFBLBQYAAAAABAAEAPcAAACQAwAAAAA=&#10;">
                    <v:imagedata r:id="rId20" o:title="" croptop="7383f" cropbottom="2562f" cropleft="8333f" cropright="4551f"/>
                    <v:path arrowok="t"/>
                  </v:shape>
                  <v:shape id="Picture 163" o:spid="_x0000_s1040" type="#_x0000_t75" style="position:absolute;left:25723;top:34249;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KrifTEAAAA3AAAAA8AAABkcnMvZG93bnJldi54bWxET01rwkAQvRf8D8sUeilmYxVto6uUlEJP&#10;QqKl1yE7JrHZ2ZDdJvHfdwXB2zze52x2o2lET52rLSuYRTEI4sLqmksFx8Pn9BWE88gaG8uk4EIO&#10;dtvJwwYTbQfOqM99KUIIuwQVVN63iZSuqMigi2xLHLiT7Qz6ALtS6g6HEG4a+RLHS2mw5tBQYUtp&#10;RcVv/mcUZM/z00+x4O/LW5nmmfzYD+fVXqmnx/F9DcLT6O/im/tLh/nLOVyfCRfI7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KrifTEAAAA3AAAAA8AAAAAAAAAAAAAAAAA&#10;nwIAAGRycy9kb3ducmV2LnhtbFBLBQYAAAAABAAEAPcAAACQAwAAAAA=&#10;">
                    <v:imagedata r:id="rId20" o:title="" croptop="7383f" cropbottom="2562f" cropleft="8333f" cropright="4551f"/>
                    <v:path arrowok="t"/>
                  </v:shape>
                  <v:shape id="Picture 164" o:spid="_x0000_s1041" type="#_x0000_t75" style="position:absolute;left:45732;top:44112;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CEYDEAAAA3AAAAA8AAABkcnMvZG93bnJldi54bWxET0trwkAQvhf6H5YpeClm01Z8pG5CUYSe&#10;hKQVr0N2TNJmZ0N2NfHfdwuCt/n4nrPORtOKC/WusazgJYpBEJdWN1wp+P7aTZcgnEfW2FomBVdy&#10;kKWPD2tMtB04p0vhKxFC2CWooPa+S6R0ZU0GXWQ74sCdbG/QB9hXUvc4hHDTytc4nkuDDYeGGjva&#10;1FT+FmejIH9+Ox3LGR+uq2pT5HK7H34We6UmT+PHOwhPo7+Lb+5PHebPZ/D/TLhApn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1CEYDEAAAA3AAAAA8AAAAAAAAAAAAAAAAA&#10;nwIAAGRycy9kb3ducmV2LnhtbFBLBQYAAAAABAAEAPcAAACQAwAAAAA=&#10;">
                    <v:imagedata r:id="rId20" o:title="" croptop="7383f" cropbottom="2562f" cropleft="8333f" cropright="4551f"/>
                    <v:path arrowok="t"/>
                  </v:shape>
                  <v:shape id="Picture 165" o:spid="_x0000_s1042" type="#_x0000_t75" style="position:absolute;left:25723;top:62400;width:2755;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OtBvDAAAA3AAAAA8AAABkcnMvZG93bnJldi54bWxET01rwkAQvQv9D8sIXqRuaq3a1FWKUvAk&#10;JK14HbJjEpudDdnVxH/vCoK3ebzPWaw6U4kLNa60rOBtFIEgzqwuOVfw9/vzOgfhPLLGyjIpuJKD&#10;1fKlt8BY25YTuqQ+FyGEXYwKCu/rWEqXFWTQjWxNHLijbQz6AJtc6gbbEG4qOY6iqTRYcmgosKZ1&#10;Qdl/ejYKkuH78ZBNeH/9zNdpIje79jTbKTXod99fIDx1/il+uLc6zJ9+wP2ZcIFc3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g60G8MAAADcAAAADwAAAAAAAAAAAAAAAACf&#10;AgAAZHJzL2Rvd25yZXYueG1sUEsFBgAAAAAEAAQA9wAAAI8DAAAAAA==&#10;">
                    <v:imagedata r:id="rId20" o:title="" croptop="7383f" cropbottom="2562f" cropleft="8333f" cropright="4551f"/>
                    <v:path arrowok="t"/>
                  </v:shape>
                  <v:shape id="Picture 166" o:spid="_x0000_s1043" type="#_x0000_t75" style="position:absolute;left:12538;top:36038;width:2756;height:4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cKmzDAAAA3AAAAA8AAABkcnMvZG93bnJldi54bWxET01rwkAQvQv+h2WEXqRubEus0VVEKfQk&#10;JFp6HbJjEs3Ohuxq4r/vFgRv83ifs1z3phY3al1lWcF0EoEgzq2uuFBwPHy9foJwHlljbZkU3MnB&#10;ejUcLDHRtuOUbpkvRAhhl6CC0vsmkdLlJRl0E9sQB+5kW4M+wLaQusUuhJtavkVRLA1WHBpKbGhb&#10;Un7JrkZBOn4//eYf/HOfF9sslbt9d57tlXoZ9ZsFCE+9f4of7m8d5scx/D8TLpCr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twqbMMAAADcAAAADwAAAAAAAAAAAAAAAACf&#10;AgAAZHJzL2Rvd25yZXYueG1sUEsFBgAAAAAEAAQA9wAAAI8DAAAAAA==&#10;">
                    <v:imagedata r:id="rId20" o:title="" croptop="7383f" cropbottom="2562f" cropleft="8333f" cropright="4551f"/>
                    <v:path arrowok="t"/>
                  </v:shape>
                </v:group>
                <v:shape id="Freeform 167" o:spid="_x0000_s1044" style="position:absolute;left:5818;top:5462;width:22326;height:14607;visibility:visible;mso-wrap-style:square;v-text-anchor:middle" coordsize="2066307,14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t9QMIA&#10;AADcAAAADwAAAGRycy9kb3ducmV2LnhtbERPTWvCQBC9F/wPywje6qYe0iZ1lcZSKPRiowePQ3ZM&#10;QrOzYXdj4r/vCoK3ebzPWW8n04kLOd9aVvCyTEAQV1a3XCs4Hr6e30D4gKyxs0wKruRhu5k9rTHX&#10;duRfupShFjGEfY4KmhD6XEpfNWTQL21PHLmzdQZDhK6W2uEYw00nV0mSSoMtx4YGe9o1VP2Vg1Ew&#10;/gyDM+UpzbqickWWTfvzZ6HUYj59vIMINIWH+O7+1nF++gq3Z+IFcvM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31AwgAAANwAAAAPAAAAAAAAAAAAAAAAAJgCAABkcnMvZG93&#10;bnJldi54bWxQSwUGAAAAAAQABAD1AAAAhwMAAAAA&#10;" path="m,c350322,196932,700645,393865,1045029,629392v344384,235527,805543,674915,1021278,783772e" filled="f" strokecolor="#4472c4" strokeweight="1.5pt">
                  <v:stroke joinstyle="miter"/>
                  <v:path arrowok="t" o:connecttype="custom" o:connectlocs="0,0;1129139,650568;2232615,1460711" o:connectangles="0,0,0"/>
                </v:shape>
                <v:shape id="Freeform 168" o:spid="_x0000_s1045" style="position:absolute;left:1068;top:20215;width:27551;height:831;flip:y;visibility:visible;mso-wrap-style:square;v-text-anchor:middle" coordsize="2066307,1413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zAsUA&#10;AADcAAAADwAAAGRycy9kb3ducmV2LnhtbESPQWsCMRCF70L/Q5hCL6JZK9hla5RSKPQmuoXS27AZ&#10;N0s3kyWJuvrrnUOhtxnem/e+WW9H36szxdQFNrCYF6CIm2A7bg181R+zElTKyBb7wGTgSgm2m4fJ&#10;GisbLryn8yG3SkI4VWjA5TxUWqfGkcc0DwOxaMcQPWZZY6ttxIuE+14/F8VKe+xYGhwO9O6o+T2c&#10;vIHbD32f6nibLssiLBe1e+l2ZTTm6XF8ewWVacz/5r/rTyv4K6GVZ2QCv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3MCxQAAANwAAAAPAAAAAAAAAAAAAAAAAJgCAABkcnMv&#10;ZG93bnJldi54bWxQSwUGAAAAAAQABAD1AAAAigMAAAAA&#10;" path="m,c350322,196932,700645,393865,1045029,629392v344384,235527,805543,674915,1021278,783772e" filled="f" strokecolor="#4472c4" strokeweight="1.5pt">
                  <v:stroke joinstyle="miter"/>
                  <v:path arrowok="t" o:connecttype="custom" o:connectlocs="0,0;1393371,37023;2755075,83127" o:connectangles="0,0,0"/>
                </v:shape>
              </v:group>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87936" behindDoc="0" locked="0" layoutInCell="1" allowOverlap="1" wp14:anchorId="717D78E1" wp14:editId="759352EF">
                <wp:simplePos x="0" y="0"/>
                <wp:positionH relativeFrom="margin">
                  <wp:posOffset>1899285</wp:posOffset>
                </wp:positionH>
                <wp:positionV relativeFrom="paragraph">
                  <wp:posOffset>134620</wp:posOffset>
                </wp:positionV>
                <wp:extent cx="3251835" cy="3962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251835" cy="396240"/>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3.7.3.1.1: The stations based on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7D78E1" id="Text Box 58" o:spid="_x0000_s1028" type="#_x0000_t202" style="position:absolute;left:0;text-align:left;margin-left:149.55pt;margin-top:10.6pt;width:256.05pt;height:31.2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" filled="f" stroked="f" strokeweight=".5pt">
                <v:textbo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3.7.3.1.1: The stations based on location.</w:t>
                      </w:r>
                    </w:p>
                  </w:txbxContent>
                </v:textbox>
                <w10:wrap anchorx="margin"/>
              </v:shape>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station locations are plotted on the map with 15 predicted locations</w:t>
      </w:r>
      <w:r w:rsidR="00B1697B">
        <w:rPr>
          <w:rFonts w:ascii="Times New Roman" w:eastAsia="Cambria" w:hAnsi="Times New Roman" w:cs="Times New Roman"/>
          <w:sz w:val="24"/>
          <w:szCs w:val="36"/>
          <w:lang w:eastAsia="en-US"/>
        </w:rPr>
        <w:t xml:space="preserve"> </w:t>
      </w:r>
      <w:r w:rsidR="00B1697B" w:rsidRPr="00B1697B">
        <w:rPr>
          <w:rFonts w:ascii="Times New Roman" w:eastAsia="Cambria" w:hAnsi="Times New Roman" w:cs="Times New Roman"/>
          <w:sz w:val="24"/>
          <w:szCs w:val="36"/>
          <w:lang w:eastAsia="en-US"/>
        </w:rPr>
        <w:t>as shown in Figure 3.8</w:t>
      </w:r>
      <w:r w:rsidRPr="00BD7037">
        <w:rPr>
          <w:rFonts w:ascii="Times New Roman" w:eastAsia="Cambria" w:hAnsi="Times New Roman" w:cs="Times New Roman"/>
          <w:sz w:val="24"/>
          <w:szCs w:val="36"/>
          <w:lang w:eastAsia="en-US"/>
        </w:rPr>
        <w:t>. It is based on the faculties and the colleges location which has the higher population compared to every other location in the campus. The region is separated with blue lines, into northern, central and southern region. Membership function is plotted as below.</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drawing>
          <wp:anchor distT="0" distB="0" distL="114300" distR="114300" simplePos="0" relativeHeight="251686912" behindDoc="1" locked="0" layoutInCell="1" allowOverlap="1" wp14:anchorId="2FE19D20" wp14:editId="7D55A9AA">
            <wp:simplePos x="0" y="0"/>
            <wp:positionH relativeFrom="column">
              <wp:posOffset>1935629</wp:posOffset>
            </wp:positionH>
            <wp:positionV relativeFrom="paragraph">
              <wp:posOffset>15050</wp:posOffset>
            </wp:positionV>
            <wp:extent cx="3645535" cy="2576195"/>
            <wp:effectExtent l="0" t="0" r="0" b="0"/>
            <wp:wrapTight wrapText="bothSides">
              <wp:wrapPolygon edited="0">
                <wp:start x="0" y="0"/>
                <wp:lineTo x="0" y="21403"/>
                <wp:lineTo x="21446" y="21403"/>
                <wp:lineTo x="21446" y="0"/>
                <wp:lineTo x="0" y="0"/>
              </wp:wrapPolygon>
            </wp:wrapTight>
            <wp:docPr id="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1">
                      <a:extLst>
                        <a:ext uri="{28A0092B-C50C-407E-A947-70E740481C1C}">
                          <a14:useLocalDpi xmlns:a14="http://schemas.microsoft.com/office/drawing/2010/main" val="0"/>
                        </a:ext>
                      </a:extLst>
                    </a:blip>
                    <a:srcRect t="9460" b="7448"/>
                    <a:stretch/>
                  </pic:blipFill>
                  <pic:spPr>
                    <a:xfrm>
                      <a:off x="0" y="0"/>
                      <a:ext cx="3645535" cy="2576195"/>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88960" behindDoc="0" locked="0" layoutInCell="1" allowOverlap="1" wp14:anchorId="5A5AE52E" wp14:editId="6C16EA74">
                <wp:simplePos x="0" y="0"/>
                <wp:positionH relativeFrom="margin">
                  <wp:posOffset>1857376</wp:posOffset>
                </wp:positionH>
                <wp:positionV relativeFrom="paragraph">
                  <wp:posOffset>38735</wp:posOffset>
                </wp:positionV>
                <wp:extent cx="3566160" cy="396815"/>
                <wp:effectExtent l="0" t="0" r="0" b="3810"/>
                <wp:wrapNone/>
                <wp:docPr id="59" name="Text Box 59"/>
                <wp:cNvGraphicFramePr/>
                <a:graphic xmlns:a="http://schemas.openxmlformats.org/drawingml/2006/main">
                  <a:graphicData uri="http://schemas.microsoft.com/office/word/2010/wordprocessingShape">
                    <wps:wsp>
                      <wps:cNvSpPr txBox="1"/>
                      <wps:spPr>
                        <a:xfrm>
                          <a:off x="0" y="0"/>
                          <a:ext cx="3566160"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Pr>
                                <w:rFonts w:ascii="Times New Roman" w:hAnsi="Times New Roman" w:cs="Times New Roman"/>
                                <w:sz w:val="24"/>
                                <w:szCs w:val="24"/>
                              </w:rPr>
                              <w:t>Figure 3.7.3.1.2: Membership function of 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5AE52E" id="Text Box 59" o:spid="_x0000_s1029" type="#_x0000_t202" style="position:absolute;left:0;text-align:left;margin-left:146.25pt;margin-top:3.05pt;width:280.8pt;height:31.25pt;z-index:251688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" filled="f" stroked="f" strokeweight=".5pt">
                <v:textbox>
                  <w:txbxContent>
                    <w:p w:rsidR="007A0FD9" w:rsidRPr="005F21A7" w:rsidRDefault="007A0FD9" w:rsidP="00BD7037">
                      <w:pPr>
                        <w:jc w:val="center"/>
                        <w:rPr>
                          <w:rFonts w:ascii="Times New Roman" w:hAnsi="Times New Roman" w:cs="Times New Roman"/>
                          <w:sz w:val="24"/>
                          <w:szCs w:val="24"/>
                        </w:rPr>
                      </w:pPr>
                      <w:r>
                        <w:rPr>
                          <w:rFonts w:ascii="Times New Roman" w:hAnsi="Times New Roman" w:cs="Times New Roman"/>
                          <w:sz w:val="24"/>
                          <w:szCs w:val="24"/>
                        </w:rPr>
                        <w:t>Figure 3.7.3.1.2: Membership function of location.</w:t>
                      </w:r>
                    </w:p>
                  </w:txbxContent>
                </v:textbox>
                <w10:wrap anchorx="margin"/>
              </v:shape>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Population of station</w:t>
      </w: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lastRenderedPageBreak/>
        <w:drawing>
          <wp:anchor distT="0" distB="0" distL="114300" distR="114300" simplePos="0" relativeHeight="251689984" behindDoc="1" locked="0" layoutInCell="1" allowOverlap="1" wp14:anchorId="462D4EB0" wp14:editId="53309B2A">
            <wp:simplePos x="0" y="0"/>
            <wp:positionH relativeFrom="margin">
              <wp:posOffset>1828800</wp:posOffset>
            </wp:positionH>
            <wp:positionV relativeFrom="paragraph">
              <wp:posOffset>772160</wp:posOffset>
            </wp:positionV>
            <wp:extent cx="3382010" cy="2418080"/>
            <wp:effectExtent l="0" t="0" r="8890" b="1270"/>
            <wp:wrapTight wrapText="bothSides">
              <wp:wrapPolygon edited="0">
                <wp:start x="0" y="0"/>
                <wp:lineTo x="0" y="21441"/>
                <wp:lineTo x="21535" y="21441"/>
                <wp:lineTo x="21535" y="0"/>
                <wp:lineTo x="0" y="0"/>
              </wp:wrapPolygon>
            </wp:wrapTight>
            <wp:docPr id="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2">
                      <a:extLst>
                        <a:ext uri="{28A0092B-C50C-407E-A947-70E740481C1C}">
                          <a14:useLocalDpi xmlns:a14="http://schemas.microsoft.com/office/drawing/2010/main" val="0"/>
                        </a:ext>
                      </a:extLst>
                    </a:blip>
                    <a:srcRect t="8744" b="7167"/>
                    <a:stretch/>
                  </pic:blipFill>
                  <pic:spPr>
                    <a:xfrm>
                      <a:off x="0" y="0"/>
                      <a:ext cx="3382010" cy="2418080"/>
                    </a:xfrm>
                    <a:prstGeom prst="rect">
                      <a:avLst/>
                    </a:prstGeom>
                  </pic:spPr>
                </pic:pic>
              </a:graphicData>
            </a:graphic>
            <wp14:sizeRelH relativeFrom="page">
              <wp14:pctWidth>0</wp14:pctWidth>
            </wp14:sizeRelH>
            <wp14:sizeRelV relativeFrom="page">
              <wp14:pctHeight>0</wp14:pctHeight>
            </wp14:sizeRelV>
          </wp:anchor>
        </w:drawing>
      </w:r>
      <w:r w:rsidRPr="00BD7037">
        <w:rPr>
          <w:rFonts w:ascii="Times New Roman" w:eastAsia="Cambria" w:hAnsi="Times New Roman" w:cs="Times New Roman"/>
          <w:sz w:val="24"/>
          <w:szCs w:val="36"/>
          <w:lang w:eastAsia="en-US"/>
        </w:rPr>
        <w:t xml:space="preserve">The population of the station is predicted to have a sample size of 50 people per station. The number is then randomly generated for each stations, to find out the demand level. The membership function as </w:t>
      </w:r>
      <w:r w:rsidR="00B1697B" w:rsidRPr="00B1697B">
        <w:rPr>
          <w:rFonts w:ascii="Times New Roman" w:eastAsia="Cambria" w:hAnsi="Times New Roman" w:cs="Times New Roman"/>
          <w:sz w:val="24"/>
          <w:szCs w:val="36"/>
          <w:lang w:eastAsia="en-US"/>
        </w:rPr>
        <w:t>shown in Figure 3.8</w:t>
      </w: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2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1008" behindDoc="0" locked="0" layoutInCell="1" allowOverlap="1" wp14:anchorId="0ABD8350" wp14:editId="23633A81">
                <wp:simplePos x="0" y="0"/>
                <wp:positionH relativeFrom="margin">
                  <wp:posOffset>1759776</wp:posOffset>
                </wp:positionH>
                <wp:positionV relativeFrom="paragraph">
                  <wp:posOffset>93082</wp:posOffset>
                </wp:positionV>
                <wp:extent cx="3545457" cy="396815"/>
                <wp:effectExtent l="0" t="0" r="0" b="3810"/>
                <wp:wrapNone/>
                <wp:docPr id="61" name="Text Box 61"/>
                <wp:cNvGraphicFramePr/>
                <a:graphic xmlns:a="http://schemas.openxmlformats.org/drawingml/2006/main">
                  <a:graphicData uri="http://schemas.microsoft.com/office/word/2010/wordprocessingShape">
                    <wps:wsp>
                      <wps:cNvSpPr txBox="1"/>
                      <wps:spPr>
                        <a:xfrm>
                          <a:off x="0" y="0"/>
                          <a:ext cx="3545457"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Pr>
                                <w:rFonts w:ascii="Times New Roman" w:hAnsi="Times New Roman" w:cs="Times New Roman"/>
                                <w:sz w:val="24"/>
                                <w:szCs w:val="24"/>
                              </w:rPr>
                              <w:t>Figure 3.7.3.1.3: Membership function of population.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BD8350" id="Text Box 61" o:spid="_x0000_s1030" type="#_x0000_t202" style="position:absolute;left:0;text-align:left;margin-left:138.55pt;margin-top:7.35pt;width:279.15pt;height:31.2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" filled="f" stroked="f" strokeweight=".5pt">
                <v:textbox>
                  <w:txbxContent>
                    <w:p w:rsidR="007A0FD9" w:rsidRPr="005F21A7" w:rsidRDefault="007A0FD9" w:rsidP="00BD7037">
                      <w:pPr>
                        <w:jc w:val="center"/>
                        <w:rPr>
                          <w:rFonts w:ascii="Times New Roman" w:hAnsi="Times New Roman" w:cs="Times New Roman"/>
                          <w:sz w:val="24"/>
                          <w:szCs w:val="24"/>
                        </w:rPr>
                      </w:pPr>
                      <w:r>
                        <w:rPr>
                          <w:rFonts w:ascii="Times New Roman" w:hAnsi="Times New Roman" w:cs="Times New Roman"/>
                          <w:sz w:val="24"/>
                          <w:szCs w:val="24"/>
                        </w:rPr>
                        <w:t>Figure 3.7.3.1.3: Membership function of population.</w:t>
                      </w:r>
                    </w:p>
                  </w:txbxContent>
                </v:textbox>
                <w10:wrap anchorx="margin"/>
              </v:shape>
            </w:pict>
          </mc:Fallback>
        </mc:AlternateContent>
      </w: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Time of travel</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To ease the plotting of the membership function, the range of parameters used will be the full clock hour, which is from midnight until midnight (24 hours), and is further divided into 3 region for membership function plotting.</w:t>
      </w:r>
      <w:r w:rsidR="00B1697B">
        <w:rPr>
          <w:rFonts w:ascii="Times New Roman" w:eastAsia="Cambria" w:hAnsi="Times New Roman" w:cs="Times New Roman"/>
          <w:sz w:val="24"/>
          <w:szCs w:val="36"/>
          <w:lang w:eastAsia="en-US"/>
        </w:rPr>
        <w:t xml:space="preserve"> </w:t>
      </w:r>
      <w:r w:rsidR="00B1697B" w:rsidRPr="00B1697B">
        <w:rPr>
          <w:rFonts w:ascii="Times New Roman" w:eastAsia="Cambria" w:hAnsi="Times New Roman" w:cs="Times New Roman"/>
          <w:sz w:val="24"/>
          <w:szCs w:val="36"/>
          <w:lang w:eastAsia="en-US"/>
        </w:rPr>
        <w:t>The membership function as shown in figure 3.10.</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drawing>
          <wp:anchor distT="0" distB="0" distL="114300" distR="114300" simplePos="0" relativeHeight="251692032" behindDoc="1" locked="0" layoutInCell="1" allowOverlap="1" wp14:anchorId="30C8214F" wp14:editId="08B2A141">
            <wp:simplePos x="0" y="0"/>
            <wp:positionH relativeFrom="column">
              <wp:posOffset>1816117</wp:posOffset>
            </wp:positionH>
            <wp:positionV relativeFrom="paragraph">
              <wp:posOffset>99951</wp:posOffset>
            </wp:positionV>
            <wp:extent cx="3565442" cy="2456955"/>
            <wp:effectExtent l="0" t="0" r="0" b="635"/>
            <wp:wrapTight wrapText="bothSides">
              <wp:wrapPolygon edited="0">
                <wp:start x="0" y="0"/>
                <wp:lineTo x="0" y="21438"/>
                <wp:lineTo x="21469" y="21438"/>
                <wp:lineTo x="21469" y="0"/>
                <wp:lineTo x="0" y="0"/>
              </wp:wrapPolygon>
            </wp:wrapTight>
            <wp:docPr id="1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3">
                      <a:extLst>
                        <a:ext uri="{28A0092B-C50C-407E-A947-70E740481C1C}">
                          <a14:useLocalDpi xmlns:a14="http://schemas.microsoft.com/office/drawing/2010/main" val="0"/>
                        </a:ext>
                      </a:extLst>
                    </a:blip>
                    <a:srcRect t="11745" b="7222"/>
                    <a:stretch/>
                  </pic:blipFill>
                  <pic:spPr>
                    <a:xfrm>
                      <a:off x="0" y="0"/>
                      <a:ext cx="3565442" cy="2456955"/>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3056" behindDoc="0" locked="0" layoutInCell="1" allowOverlap="1" wp14:anchorId="47E0EE04" wp14:editId="1B17DA29">
                <wp:simplePos x="0" y="0"/>
                <wp:positionH relativeFrom="margin">
                  <wp:posOffset>1863186</wp:posOffset>
                </wp:positionH>
                <wp:positionV relativeFrom="paragraph">
                  <wp:posOffset>7620</wp:posOffset>
                </wp:positionV>
                <wp:extent cx="3640347" cy="396815"/>
                <wp:effectExtent l="0" t="0" r="0" b="3810"/>
                <wp:wrapNone/>
                <wp:docPr id="63" name="Text Box 63"/>
                <wp:cNvGraphicFramePr/>
                <a:graphic xmlns:a="http://schemas.openxmlformats.org/drawingml/2006/main">
                  <a:graphicData uri="http://schemas.microsoft.com/office/word/2010/wordprocessingShape">
                    <wps:wsp>
                      <wps:cNvSpPr txBox="1"/>
                      <wps:spPr>
                        <a:xfrm>
                          <a:off x="0" y="0"/>
                          <a:ext cx="3640347"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Pr>
                                <w:rFonts w:ascii="Times New Roman" w:hAnsi="Times New Roman" w:cs="Times New Roman"/>
                                <w:sz w:val="24"/>
                                <w:szCs w:val="24"/>
                              </w:rPr>
                              <w:t>Figure 3.7.3.1.4: Membership function of time of travel.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E0EE04" id="Text Box 63" o:spid="_x0000_s1031" type="#_x0000_t202" style="position:absolute;left:0;text-align:left;margin-left:146.7pt;margin-top:.6pt;width:286.65pt;height:31.25pt;z-index:2516930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" filled="f" stroked="f" strokeweight=".5pt">
                <v:textbox>
                  <w:txbxContent>
                    <w:p w:rsidR="007A0FD9" w:rsidRPr="005F21A7" w:rsidRDefault="007A0FD9" w:rsidP="00BD7037">
                      <w:pPr>
                        <w:jc w:val="center"/>
                        <w:rPr>
                          <w:rFonts w:ascii="Times New Roman" w:hAnsi="Times New Roman" w:cs="Times New Roman"/>
                          <w:sz w:val="24"/>
                          <w:szCs w:val="24"/>
                        </w:rPr>
                      </w:pPr>
                      <w:r>
                        <w:rPr>
                          <w:rFonts w:ascii="Times New Roman" w:hAnsi="Times New Roman" w:cs="Times New Roman"/>
                          <w:sz w:val="24"/>
                          <w:szCs w:val="24"/>
                        </w:rPr>
                        <w:t>Figure 3.7.3.1.4: Membership function of time of travel.</w:t>
                      </w:r>
                    </w:p>
                  </w:txbxContent>
                </v:textbox>
                <w10:wrap anchorx="margin"/>
              </v:shape>
            </w:pict>
          </mc:Fallback>
        </mc:AlternateConten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p>
    <w:p w:rsidR="00BD7037" w:rsidRPr="00BD7037" w:rsidRDefault="00BD7037" w:rsidP="00BD7037">
      <w:pPr>
        <w:numPr>
          <w:ilvl w:val="0"/>
          <w:numId w:val="6"/>
        </w:num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Temperature of the day</w:t>
      </w:r>
      <w:r w:rsidR="00782E53" w:rsidRPr="00782E53">
        <w:rPr>
          <w:noProof/>
        </w:rPr>
        <w:t xml:space="preserve"> </w:t>
      </w:r>
    </w:p>
    <w:p w:rsidR="00BD7037" w:rsidRPr="00BD7037" w:rsidRDefault="00BD7037" w:rsidP="00BD7037">
      <w:pPr>
        <w:spacing w:line="360" w:lineRule="auto"/>
        <w:ind w:left="2580"/>
        <w:contextualSpacing/>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 temperature of the day will have the parameters in between of 0 to 40℃. Although in Malaysia there is no temperature that below 16℃, the parameters are set to ease the plotting of membership function.</w:t>
      </w:r>
      <w:r w:rsidRPr="00BD7037">
        <w:rPr>
          <w:noProof/>
        </w:rPr>
        <w:t xml:space="preserve"> </w:t>
      </w:r>
    </w:p>
    <w:p w:rsidR="00BD7037" w:rsidRPr="00BD7037" w:rsidRDefault="00782E53" w:rsidP="00BD7037">
      <w:pPr>
        <w:spacing w:line="360" w:lineRule="auto"/>
        <w:ind w:left="1440"/>
        <w:jc w:val="both"/>
        <w:rPr>
          <w:rFonts w:ascii="Times New Roman" w:eastAsia="Cambria" w:hAnsi="Times New Roman" w:cs="Times New Roman"/>
          <w:sz w:val="24"/>
          <w:szCs w:val="36"/>
          <w:lang w:eastAsia="en-US"/>
        </w:rPr>
      </w:pPr>
      <w:r>
        <w:rPr>
          <w:noProof/>
        </w:rPr>
        <w:drawing>
          <wp:anchor distT="0" distB="0" distL="114300" distR="114300" simplePos="0" relativeHeight="251697152" behindDoc="1" locked="0" layoutInCell="1" allowOverlap="1" wp14:anchorId="03C489D9" wp14:editId="25E8F0A6">
            <wp:simplePos x="0" y="0"/>
            <wp:positionH relativeFrom="page">
              <wp:posOffset>3038475</wp:posOffset>
            </wp:positionH>
            <wp:positionV relativeFrom="paragraph">
              <wp:posOffset>15240</wp:posOffset>
            </wp:positionV>
            <wp:extent cx="2829560" cy="2406536"/>
            <wp:effectExtent l="0" t="0" r="8890" b="0"/>
            <wp:wrapTight wrapText="bothSides">
              <wp:wrapPolygon edited="0">
                <wp:start x="0" y="0"/>
                <wp:lineTo x="0" y="21378"/>
                <wp:lineTo x="21522" y="21378"/>
                <wp:lineTo x="21522" y="0"/>
                <wp:lineTo x="0" y="0"/>
              </wp:wrapPolygon>
            </wp:wrapTight>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829560" cy="2406536"/>
                    </a:xfrm>
                    <a:prstGeom prst="rect">
                      <a:avLst/>
                    </a:prstGeom>
                  </pic:spPr>
                </pic:pic>
              </a:graphicData>
            </a:graphic>
            <wp14:sizeRelH relativeFrom="page">
              <wp14:pctWidth>0</wp14:pctWidth>
            </wp14:sizeRelH>
            <wp14:sizeRelV relativeFrom="page">
              <wp14:pctHeight>0</wp14:pctHeight>
            </wp14:sizeRelV>
          </wp:anchor>
        </w:drawing>
      </w: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720" w:firstLine="42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5104" behindDoc="0" locked="0" layoutInCell="1" allowOverlap="1" wp14:anchorId="2DC852F4" wp14:editId="792314EF">
                <wp:simplePos x="0" y="0"/>
                <wp:positionH relativeFrom="margin">
                  <wp:posOffset>1802430</wp:posOffset>
                </wp:positionH>
                <wp:positionV relativeFrom="paragraph">
                  <wp:posOffset>306813</wp:posOffset>
                </wp:positionV>
                <wp:extent cx="3570881" cy="396815"/>
                <wp:effectExtent l="0" t="0" r="0" b="3810"/>
                <wp:wrapNone/>
                <wp:docPr id="65" name="Text Box 65"/>
                <wp:cNvGraphicFramePr/>
                <a:graphic xmlns:a="http://schemas.openxmlformats.org/drawingml/2006/main">
                  <a:graphicData uri="http://schemas.microsoft.com/office/word/2010/wordprocessingShape">
                    <wps:wsp>
                      <wps:cNvSpPr txBox="1"/>
                      <wps:spPr>
                        <a:xfrm>
                          <a:off x="0" y="0"/>
                          <a:ext cx="3570881"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sidRPr="00782E53">
                              <w:rPr>
                                <w:rFonts w:ascii="Times New Roman" w:hAnsi="Times New Roman" w:cs="Times New Roman"/>
                                <w:sz w:val="24"/>
                                <w:szCs w:val="24"/>
                              </w:rPr>
                              <w:t>Figure 3.7.3.1</w:t>
                            </w:r>
                            <w:r>
                              <w:rPr>
                                <w:rFonts w:ascii="Times New Roman" w:hAnsi="Times New Roman" w:cs="Times New Roman"/>
                                <w:sz w:val="24"/>
                                <w:szCs w:val="24"/>
                              </w:rPr>
                              <w:t>.5: Membership function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C852F4" id="Text Box 65" o:spid="_x0000_s1032" type="#_x0000_t202" style="position:absolute;left:0;text-align:left;margin-left:141.9pt;margin-top:24.15pt;width:281.15pt;height:31.25pt;z-index:2516951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" filled="f" stroked="f" strokeweight=".5pt">
                <v:textbox>
                  <w:txbxContent>
                    <w:p w:rsidR="007A0FD9" w:rsidRPr="005F21A7" w:rsidRDefault="007A0FD9" w:rsidP="00BD7037">
                      <w:pPr>
                        <w:jc w:val="center"/>
                        <w:rPr>
                          <w:rFonts w:ascii="Times New Roman" w:hAnsi="Times New Roman" w:cs="Times New Roman"/>
                          <w:sz w:val="24"/>
                          <w:szCs w:val="24"/>
                        </w:rPr>
                      </w:pPr>
                      <w:r w:rsidRPr="00782E53">
                        <w:rPr>
                          <w:rFonts w:ascii="Times New Roman" w:hAnsi="Times New Roman" w:cs="Times New Roman"/>
                          <w:sz w:val="24"/>
                          <w:szCs w:val="24"/>
                        </w:rPr>
                        <w:t>Figure 3.7.3.1</w:t>
                      </w:r>
                      <w:r>
                        <w:rPr>
                          <w:rFonts w:ascii="Times New Roman" w:hAnsi="Times New Roman" w:cs="Times New Roman"/>
                          <w:sz w:val="24"/>
                          <w:szCs w:val="24"/>
                        </w:rPr>
                        <w:t>.5: Membership function of temperature.</w:t>
                      </w:r>
                    </w:p>
                  </w:txbxContent>
                </v:textbox>
                <w10:wrap anchorx="margin"/>
              </v:shape>
            </w:pict>
          </mc:Fallback>
        </mc:AlternateContent>
      </w:r>
    </w:p>
    <w:p w:rsidR="00782E53" w:rsidRDefault="00782E53" w:rsidP="00782E53">
      <w:pPr>
        <w:spacing w:line="360" w:lineRule="auto"/>
        <w:ind w:left="720" w:firstLine="720"/>
        <w:contextualSpacing/>
        <w:jc w:val="both"/>
        <w:rPr>
          <w:rFonts w:ascii="Times New Roman" w:eastAsia="Cambria" w:hAnsi="Times New Roman" w:cs="Times New Roman"/>
          <w:b/>
          <w:sz w:val="28"/>
          <w:szCs w:val="36"/>
          <w:lang w:eastAsia="en-US"/>
        </w:rPr>
      </w:pPr>
    </w:p>
    <w:p w:rsidR="00BD7037" w:rsidRPr="00BD7037" w:rsidRDefault="00782E53" w:rsidP="00782E53">
      <w:pPr>
        <w:spacing w:line="360" w:lineRule="auto"/>
        <w:ind w:left="720" w:firstLine="720"/>
        <w:contextualSpacing/>
        <w:jc w:val="both"/>
        <w:rPr>
          <w:rFonts w:ascii="Times New Roman" w:eastAsia="Cambria" w:hAnsi="Times New Roman" w:cs="Times New Roman"/>
          <w:sz w:val="24"/>
          <w:szCs w:val="36"/>
          <w:lang w:eastAsia="en-US"/>
        </w:rPr>
      </w:pPr>
      <w:r w:rsidRPr="00782E53">
        <w:rPr>
          <w:rFonts w:ascii="Times New Roman" w:eastAsia="Cambria" w:hAnsi="Times New Roman" w:cs="Times New Roman"/>
          <w:sz w:val="24"/>
          <w:szCs w:val="36"/>
          <w:lang w:eastAsia="en-US"/>
        </w:rPr>
        <w:t xml:space="preserve">3.7.3.2 </w:t>
      </w:r>
      <w:r w:rsidRPr="00BD7037">
        <w:rPr>
          <w:rFonts w:ascii="Times New Roman" w:eastAsia="Cambria" w:hAnsi="Times New Roman" w:cs="Times New Roman"/>
          <w:sz w:val="24"/>
          <w:szCs w:val="36"/>
          <w:lang w:eastAsia="en-US"/>
        </w:rPr>
        <w:t>Output</w:t>
      </w: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w:drawing>
          <wp:anchor distT="0" distB="0" distL="114300" distR="114300" simplePos="0" relativeHeight="251684864" behindDoc="1" locked="0" layoutInCell="1" allowOverlap="1" wp14:anchorId="6B61A23A" wp14:editId="1B9971A6">
            <wp:simplePos x="0" y="0"/>
            <wp:positionH relativeFrom="margin">
              <wp:posOffset>1577280</wp:posOffset>
            </wp:positionH>
            <wp:positionV relativeFrom="paragraph">
              <wp:posOffset>474094</wp:posOffset>
            </wp:positionV>
            <wp:extent cx="4221480" cy="3000375"/>
            <wp:effectExtent l="0" t="0" r="7620" b="9525"/>
            <wp:wrapTight wrapText="bothSides">
              <wp:wrapPolygon edited="0">
                <wp:start x="0" y="0"/>
                <wp:lineTo x="0" y="21531"/>
                <wp:lineTo x="21542" y="21531"/>
                <wp:lineTo x="21542" y="0"/>
                <wp:lineTo x="0" y="0"/>
              </wp:wrapPolygon>
            </wp:wrapTight>
            <wp:docPr id="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5">
                      <a:extLst>
                        <a:ext uri="{28A0092B-C50C-407E-A947-70E740481C1C}">
                          <a14:useLocalDpi xmlns:a14="http://schemas.microsoft.com/office/drawing/2010/main" val="0"/>
                        </a:ext>
                      </a:extLst>
                    </a:blip>
                    <a:srcRect t="9922" b="6498"/>
                    <a:stretch/>
                  </pic:blipFill>
                  <pic:spPr>
                    <a:xfrm>
                      <a:off x="0" y="0"/>
                      <a:ext cx="4221480" cy="3000375"/>
                    </a:xfrm>
                    <a:prstGeom prst="rect">
                      <a:avLst/>
                    </a:prstGeom>
                  </pic:spPr>
                </pic:pic>
              </a:graphicData>
            </a:graphic>
            <wp14:sizeRelH relativeFrom="page">
              <wp14:pctWidth>0</wp14:pctWidth>
            </wp14:sizeRelH>
            <wp14:sizeRelV relativeFrom="page">
              <wp14:pctHeight>0</wp14:pctHeight>
            </wp14:sizeRelV>
          </wp:anchor>
        </w:drawing>
      </w:r>
      <w:r w:rsidRPr="00BD7037">
        <w:rPr>
          <w:rFonts w:ascii="Times New Roman" w:eastAsia="Cambria" w:hAnsi="Times New Roman" w:cs="Times New Roman"/>
          <w:sz w:val="24"/>
          <w:szCs w:val="36"/>
          <w:lang w:eastAsia="en-US"/>
        </w:rPr>
        <w:t>The output of the fuzzy logic is set as the Station Level demand, with the scale of 0 to 10. The membership function is plotted.</w:t>
      </w: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r w:rsidRPr="00BD7037">
        <w:rPr>
          <w:rFonts w:ascii="Times New Roman" w:eastAsia="Cambria" w:hAnsi="Times New Roman" w:cs="Times New Roman"/>
          <w:noProof/>
          <w:sz w:val="24"/>
          <w:szCs w:val="36"/>
        </w:rPr>
        <mc:AlternateContent>
          <mc:Choice Requires="wps">
            <w:drawing>
              <wp:anchor distT="0" distB="0" distL="114300" distR="114300" simplePos="0" relativeHeight="251696128" behindDoc="0" locked="0" layoutInCell="1" allowOverlap="1" wp14:anchorId="68A9BA67" wp14:editId="5260FE19">
                <wp:simplePos x="0" y="0"/>
                <wp:positionH relativeFrom="margin">
                  <wp:posOffset>1992702</wp:posOffset>
                </wp:positionH>
                <wp:positionV relativeFrom="paragraph">
                  <wp:posOffset>329277</wp:posOffset>
                </wp:positionV>
                <wp:extent cx="3717362" cy="396815"/>
                <wp:effectExtent l="0" t="0" r="0" b="3810"/>
                <wp:wrapNone/>
                <wp:docPr id="71" name="Text Box 71"/>
                <wp:cNvGraphicFramePr/>
                <a:graphic xmlns:a="http://schemas.openxmlformats.org/drawingml/2006/main">
                  <a:graphicData uri="http://schemas.microsoft.com/office/word/2010/wordprocessingShape">
                    <wps:wsp>
                      <wps:cNvSpPr txBox="1"/>
                      <wps:spPr>
                        <a:xfrm>
                          <a:off x="0" y="0"/>
                          <a:ext cx="3717362" cy="396815"/>
                        </a:xfrm>
                        <a:prstGeom prst="rect">
                          <a:avLst/>
                        </a:prstGeom>
                        <a:noFill/>
                        <a:ln w="6350">
                          <a:noFill/>
                        </a:ln>
                        <a:effectLst/>
                      </wps:spPr>
                      <wps:txb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3.7.3.2.1: Membership function of demand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A9BA67" id="Text Box 71" o:spid="_x0000_s1033" type="#_x0000_t202" style="position:absolute;left:0;text-align:left;margin-left:156.9pt;margin-top:25.95pt;width:292.7pt;height:31.25pt;z-index:2516961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" filled="f" stroked="f" strokeweight=".5pt">
                <v:textbox>
                  <w:txbxContent>
                    <w:p w:rsidR="007A0FD9" w:rsidRPr="005F21A7" w:rsidRDefault="007A0FD9" w:rsidP="00BD7037">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3.7.3.2.1: Membership function of demand level.</w:t>
                      </w:r>
                    </w:p>
                  </w:txbxContent>
                </v:textbox>
                <w10:wrap anchorx="margin"/>
              </v:shape>
            </w:pict>
          </mc:Fallback>
        </mc:AlternateContent>
      </w: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BD7037" w:rsidP="00BD7037">
      <w:pPr>
        <w:spacing w:line="360" w:lineRule="auto"/>
        <w:ind w:left="2160"/>
        <w:jc w:val="both"/>
        <w:rPr>
          <w:rFonts w:ascii="Times New Roman" w:eastAsia="Cambria" w:hAnsi="Times New Roman" w:cs="Times New Roman"/>
          <w:sz w:val="24"/>
          <w:szCs w:val="36"/>
          <w:lang w:eastAsia="en-US"/>
        </w:rPr>
      </w:pPr>
    </w:p>
    <w:p w:rsidR="00BD7037" w:rsidRPr="00BD7037" w:rsidRDefault="00782E53" w:rsidP="00782E53">
      <w:pPr>
        <w:spacing w:line="360" w:lineRule="auto"/>
        <w:ind w:left="1440"/>
        <w:contextualSpacing/>
        <w:jc w:val="both"/>
        <w:rPr>
          <w:rFonts w:ascii="Times New Roman" w:eastAsia="Cambria" w:hAnsi="Times New Roman" w:cs="Times New Roman"/>
          <w:sz w:val="24"/>
          <w:szCs w:val="36"/>
          <w:lang w:eastAsia="en-US"/>
        </w:rPr>
      </w:pPr>
      <w:r w:rsidRPr="00782E53">
        <w:rPr>
          <w:rFonts w:ascii="Times New Roman" w:eastAsia="Cambria" w:hAnsi="Times New Roman" w:cs="Times New Roman"/>
          <w:sz w:val="24"/>
          <w:szCs w:val="36"/>
          <w:lang w:eastAsia="en-US"/>
        </w:rPr>
        <w:t xml:space="preserve">3.7.3.3 </w:t>
      </w:r>
      <w:r w:rsidRPr="00BD7037">
        <w:rPr>
          <w:rFonts w:ascii="Times New Roman" w:eastAsia="Cambria" w:hAnsi="Times New Roman" w:cs="Times New Roman"/>
          <w:sz w:val="24"/>
          <w:szCs w:val="36"/>
          <w:lang w:eastAsia="en-US"/>
        </w:rPr>
        <w:t>Fuzzy Rules</w:t>
      </w:r>
    </w:p>
    <w:p w:rsidR="00BD7037" w:rsidRPr="00BD7037" w:rsidRDefault="00BD7037" w:rsidP="00BD7037">
      <w:pPr>
        <w:tabs>
          <w:tab w:val="left" w:pos="900"/>
          <w:tab w:val="left" w:pos="990"/>
          <w:tab w:val="left" w:pos="1080"/>
        </w:tabs>
        <w:spacing w:line="360" w:lineRule="auto"/>
        <w:ind w:left="1440"/>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ab/>
        <w:t>There is 3 cases of fuzzy rules to be set, to make sure that the demand level calculated will have high accuracy and consistency of data.</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location is North OR population is Good OR temperature is Cool OR time is in Morning,</w:t>
      </w:r>
    </w:p>
    <w:p w:rsidR="00BD7037" w:rsidRPr="00BD7037" w:rsidRDefault="00BD7037" w:rsidP="00BD7037">
      <w:pPr>
        <w:numPr>
          <w:ilvl w:val="1"/>
          <w:numId w:val="7"/>
        </w:numPr>
        <w:tabs>
          <w:tab w:val="left" w:pos="900"/>
          <w:tab w:val="left" w:pos="990"/>
          <w:tab w:val="left" w:pos="1080"/>
          <w:tab w:val="num" w:pos="144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then demand will be Good</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location is South OR population is Average OR temperature is Warm OR time is in Afternoon,</w:t>
      </w:r>
    </w:p>
    <w:p w:rsidR="00BD7037" w:rsidRPr="00BD7037" w:rsidRDefault="00BD7037" w:rsidP="00BD7037">
      <w:pPr>
        <w:numPr>
          <w:ilvl w:val="1"/>
          <w:numId w:val="7"/>
        </w:numPr>
        <w:tabs>
          <w:tab w:val="left" w:pos="900"/>
          <w:tab w:val="left" w:pos="990"/>
          <w:tab w:val="left" w:pos="1080"/>
          <w:tab w:val="num" w:pos="144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then demand will be Good</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location is Central OR population is Average OR temperature is Warm OR time is in Afternoon,</w:t>
      </w:r>
    </w:p>
    <w:p w:rsidR="00BD7037" w:rsidRPr="00BD7037" w:rsidRDefault="00BD7037" w:rsidP="00BD7037">
      <w:pPr>
        <w:numPr>
          <w:ilvl w:val="1"/>
          <w:numId w:val="7"/>
        </w:numPr>
        <w:tabs>
          <w:tab w:val="left" w:pos="900"/>
          <w:tab w:val="left" w:pos="990"/>
          <w:tab w:val="left" w:pos="1080"/>
          <w:tab w:val="num" w:pos="144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then demand will be Average</w:t>
      </w:r>
    </w:p>
    <w:p w:rsidR="00BD7037" w:rsidRPr="00BD7037" w:rsidRDefault="00BD7037" w:rsidP="00BD7037">
      <w:pPr>
        <w:numPr>
          <w:ilvl w:val="0"/>
          <w:numId w:val="7"/>
        </w:numPr>
        <w:tabs>
          <w:tab w:val="num" w:pos="720"/>
          <w:tab w:val="left" w:pos="900"/>
          <w:tab w:val="left" w:pos="990"/>
          <w:tab w:val="left" w:pos="1080"/>
        </w:tabs>
        <w:spacing w:line="360" w:lineRule="auto"/>
        <w:jc w:val="both"/>
        <w:rPr>
          <w:rFonts w:ascii="Times New Roman" w:eastAsia="Cambria" w:hAnsi="Times New Roman" w:cs="Times New Roman"/>
          <w:sz w:val="24"/>
          <w:szCs w:val="36"/>
          <w:lang w:eastAsia="en-US"/>
        </w:rPr>
      </w:pPr>
      <w:r w:rsidRPr="00BD7037">
        <w:rPr>
          <w:rFonts w:ascii="Times New Roman" w:eastAsia="Cambria" w:hAnsi="Times New Roman" w:cs="Times New Roman"/>
          <w:sz w:val="24"/>
          <w:szCs w:val="36"/>
          <w:lang w:eastAsia="en-US"/>
        </w:rPr>
        <w:t>IF population is Poor OR temperature is Hot OR time is in Evening,</w:t>
      </w:r>
    </w:p>
    <w:p w:rsidR="00BD7037" w:rsidRPr="00782E53" w:rsidRDefault="00BD7037" w:rsidP="00782E53">
      <w:pPr>
        <w:pStyle w:val="ListParagraph"/>
        <w:numPr>
          <w:ilvl w:val="1"/>
          <w:numId w:val="7"/>
        </w:numPr>
        <w:spacing w:line="360" w:lineRule="auto"/>
        <w:jc w:val="both"/>
        <w:rPr>
          <w:rFonts w:ascii="Times New Roman" w:hAnsi="Times New Roman" w:cs="Times New Roman"/>
          <w:sz w:val="24"/>
          <w:szCs w:val="24"/>
        </w:rPr>
      </w:pPr>
      <w:r w:rsidRPr="00782E53">
        <w:rPr>
          <w:rFonts w:ascii="Times New Roman" w:eastAsia="Cambria" w:hAnsi="Times New Roman" w:cs="Times New Roman"/>
          <w:sz w:val="24"/>
          <w:szCs w:val="36"/>
          <w:lang w:eastAsia="en-US"/>
        </w:rPr>
        <w:t>then demand will be Poor</w:t>
      </w:r>
    </w:p>
    <w:p w:rsidR="000320DD" w:rsidRDefault="000320DD" w:rsidP="00F81661">
      <w:pPr>
        <w:spacing w:line="360" w:lineRule="auto"/>
        <w:jc w:val="both"/>
        <w:rPr>
          <w:rFonts w:ascii="Times New Roman" w:hAnsi="Times New Roman" w:cs="Times New Roman"/>
          <w:sz w:val="24"/>
          <w:szCs w:val="24"/>
        </w:rPr>
      </w:pPr>
    </w:p>
    <w:p w:rsidR="009A2EA5" w:rsidRDefault="009A2EA5">
      <w:pPr>
        <w:rPr>
          <w:rFonts w:ascii="Times New Roman" w:hAnsi="Times New Roman" w:cs="Times New Roman"/>
          <w:sz w:val="24"/>
          <w:szCs w:val="24"/>
        </w:rPr>
      </w:pPr>
      <w:r>
        <w:rPr>
          <w:rFonts w:ascii="Times New Roman" w:hAnsi="Times New Roman" w:cs="Times New Roman"/>
          <w:sz w:val="24"/>
          <w:szCs w:val="24"/>
        </w:rPr>
        <w:br w:type="page"/>
      </w:r>
    </w:p>
    <w:p w:rsidR="009A2EA5" w:rsidRDefault="009A2EA5" w:rsidP="009A2EA5">
      <w:pPr>
        <w:spacing w:line="360" w:lineRule="auto"/>
        <w:jc w:val="center"/>
        <w:rPr>
          <w:rFonts w:ascii="Times New Roman" w:hAnsi="Times New Roman" w:cs="Times New Roman"/>
          <w:sz w:val="24"/>
        </w:rPr>
      </w:pPr>
      <w:r w:rsidRPr="009A2EA5">
        <w:rPr>
          <w:rFonts w:ascii="Times New Roman" w:hAnsi="Times New Roman" w:cs="Times New Roman"/>
          <w:sz w:val="24"/>
        </w:rPr>
        <w:lastRenderedPageBreak/>
        <w:t xml:space="preserve">CHAPTER 4 </w:t>
      </w:r>
    </w:p>
    <w:p w:rsidR="009A2EA5" w:rsidRPr="009A2EA5" w:rsidRDefault="009A2EA5" w:rsidP="009A2EA5">
      <w:pPr>
        <w:spacing w:line="360" w:lineRule="auto"/>
        <w:jc w:val="center"/>
        <w:rPr>
          <w:rFonts w:ascii="Times New Roman" w:hAnsi="Times New Roman" w:cs="Times New Roman"/>
          <w:sz w:val="24"/>
        </w:rPr>
      </w:pPr>
      <w:r w:rsidRPr="009A2EA5">
        <w:rPr>
          <w:rFonts w:ascii="Times New Roman" w:hAnsi="Times New Roman" w:cs="Times New Roman"/>
          <w:sz w:val="24"/>
        </w:rPr>
        <w:t>RESULTS AND DISCUSSION</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4.1 Introduction</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This chapter presents the result of the user interface of the developed application. The features and performance testing of the application </w:t>
      </w:r>
      <w:r w:rsidR="00B1697B">
        <w:rPr>
          <w:rFonts w:ascii="Times New Roman" w:hAnsi="Times New Roman" w:cs="Times New Roman"/>
          <w:sz w:val="24"/>
        </w:rPr>
        <w:t>is</w:t>
      </w:r>
      <w:r w:rsidRPr="009A2EA5">
        <w:rPr>
          <w:rFonts w:ascii="Times New Roman" w:hAnsi="Times New Roman" w:cs="Times New Roman"/>
          <w:sz w:val="24"/>
        </w:rPr>
        <w:t xml:space="preserve"> discussed in this chapter too. In addition, the problems and obstacles faced during the application development </w:t>
      </w:r>
      <w:r w:rsidR="00B1697B">
        <w:rPr>
          <w:rFonts w:ascii="Times New Roman" w:hAnsi="Times New Roman" w:cs="Times New Roman"/>
          <w:sz w:val="24"/>
        </w:rPr>
        <w:t>are</w:t>
      </w:r>
      <w:bookmarkStart w:id="50" w:name="_GoBack"/>
      <w:bookmarkEnd w:id="50"/>
      <w:r w:rsidRPr="009A2EA5">
        <w:rPr>
          <w:rFonts w:ascii="Times New Roman" w:hAnsi="Times New Roman" w:cs="Times New Roman"/>
          <w:sz w:val="24"/>
        </w:rPr>
        <w:t xml:space="preserve"> discussed and reviewed in this chapter. </w:t>
      </w:r>
    </w:p>
    <w:p w:rsidR="0038225D"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This ride sharing application will enable user to book EV rides to travel within UPM Serdang campus. Other basic features such as managing and editing the booking, viewing the user and EV’s location are also included. </w:t>
      </w:r>
    </w:p>
    <w:p w:rsidR="009A2EA5" w:rsidRPr="009A2EA5" w:rsidRDefault="009A2EA5" w:rsidP="009A2EA5">
      <w:pPr>
        <w:spacing w:line="360" w:lineRule="auto"/>
        <w:jc w:val="both"/>
        <w:rPr>
          <w:rFonts w:ascii="Times New Roman" w:hAnsi="Times New Roman" w:cs="Times New Roman"/>
          <w:sz w:val="28"/>
        </w:rPr>
      </w:pPr>
      <w:r w:rsidRPr="009A2EA5">
        <w:rPr>
          <w:rFonts w:ascii="Times New Roman" w:hAnsi="Times New Roman" w:cs="Times New Roman"/>
          <w:sz w:val="28"/>
        </w:rPr>
        <w:t>4.2 Main Screen</w:t>
      </w:r>
    </w:p>
    <w:p w:rsidR="009A2EA5" w:rsidRPr="009A2EA5" w:rsidRDefault="00CF7498" w:rsidP="0038225D">
      <w:pPr>
        <w:spacing w:line="360" w:lineRule="auto"/>
        <w:jc w:val="center"/>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14:anchorId="6246C4A9" wp14:editId="4FF3753D">
                <wp:simplePos x="0" y="0"/>
                <wp:positionH relativeFrom="column">
                  <wp:posOffset>1488115</wp:posOffset>
                </wp:positionH>
                <wp:positionV relativeFrom="paragraph">
                  <wp:posOffset>2921266</wp:posOffset>
                </wp:positionV>
                <wp:extent cx="3238500" cy="36195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4.2.1: Main Screen of the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46C4A9" id="Text Box 28" o:spid="_x0000_s1034" type="#_x0000_t202" style="position:absolute;left:0;text-align:left;margin-left:117.15pt;margin-top:230pt;width:255pt;height:28.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" filled="f" stroked="f" strokeweight=".5pt">
                <v:textbo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4.2.1: Main Screen of the application.</w:t>
                      </w:r>
                    </w:p>
                  </w:txbxContent>
                </v:textbox>
              </v:shape>
            </w:pict>
          </mc:Fallback>
        </mc:AlternateContent>
      </w:r>
      <w:r w:rsidR="0038225D">
        <w:rPr>
          <w:rFonts w:ascii="Times New Roman" w:hAnsi="Times New Roman" w:cs="Times New Roman"/>
          <w:noProof/>
          <w:sz w:val="24"/>
        </w:rPr>
        <w:drawing>
          <wp:inline distT="0" distB="0" distL="0" distR="0" wp14:anchorId="40590429" wp14:editId="32017DF9">
            <wp:extent cx="1752600" cy="3124200"/>
            <wp:effectExtent l="0" t="0" r="0" b="0"/>
            <wp:docPr id="176" name="Picture 176" descr="C:\Users\Edwin\AppData\Local\Microsoft\Windows\INetCache\Content.Word\Screenshot_20180524-053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win\AppData\Local\Microsoft\Windows\INetCache\Content.Word\Screenshot_20180524-053956.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52600" cy="3124200"/>
                    </a:xfrm>
                    <a:prstGeom prst="rect">
                      <a:avLst/>
                    </a:prstGeom>
                    <a:noFill/>
                    <a:ln>
                      <a:noFill/>
                    </a:ln>
                  </pic:spPr>
                </pic:pic>
              </a:graphicData>
            </a:graphic>
          </wp:inline>
        </w:drawing>
      </w:r>
    </w:p>
    <w:p w:rsidR="009A2EA5" w:rsidRPr="009A2EA5" w:rsidRDefault="009A2EA5" w:rsidP="009A2EA5">
      <w:pPr>
        <w:spacing w:line="360" w:lineRule="auto"/>
        <w:jc w:val="both"/>
        <w:rPr>
          <w:rFonts w:ascii="Times New Roman" w:hAnsi="Times New Roman" w:cs="Times New Roman"/>
          <w:sz w:val="24"/>
        </w:rPr>
      </w:pPr>
    </w:p>
    <w:p w:rsidR="00CF7498" w:rsidRPr="00CF7498" w:rsidRDefault="009A2EA5" w:rsidP="00CF7498">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Main screen is the first screen shown when user activate or runs the application by clicking onto the app. In the main screen, the name of the app is shown on the action bar, as </w:t>
      </w:r>
      <w:r w:rsidR="0038225D">
        <w:rPr>
          <w:rFonts w:ascii="Times New Roman" w:hAnsi="Times New Roman" w:cs="Times New Roman"/>
          <w:sz w:val="24"/>
        </w:rPr>
        <w:t xml:space="preserve">shown in figure 4.2.1. </w:t>
      </w:r>
    </w:p>
    <w:p w:rsidR="009A2EA5" w:rsidRPr="009A2EA5" w:rsidRDefault="009A2EA5" w:rsidP="009A2EA5">
      <w:pPr>
        <w:spacing w:line="360" w:lineRule="auto"/>
        <w:jc w:val="both"/>
        <w:rPr>
          <w:rFonts w:ascii="Times New Roman" w:hAnsi="Times New Roman" w:cs="Times New Roman"/>
          <w:sz w:val="28"/>
        </w:rPr>
      </w:pPr>
      <w:r w:rsidRPr="009A2EA5">
        <w:rPr>
          <w:rFonts w:ascii="Times New Roman" w:hAnsi="Times New Roman" w:cs="Times New Roman"/>
          <w:sz w:val="28"/>
        </w:rPr>
        <w:lastRenderedPageBreak/>
        <w:t>4.3 User Authentication</w:t>
      </w:r>
    </w:p>
    <w:p w:rsidR="00CF7498" w:rsidRDefault="00CF7498" w:rsidP="00CF7498">
      <w:pPr>
        <w:spacing w:line="360" w:lineRule="auto"/>
        <w:ind w:firstLine="720"/>
        <w:jc w:val="both"/>
        <w:rPr>
          <w:rFonts w:ascii="Times New Roman" w:hAnsi="Times New Roman" w:cs="Times New Roman"/>
          <w:sz w:val="24"/>
        </w:rPr>
      </w:pPr>
      <w:r>
        <w:rPr>
          <w:rFonts w:ascii="Times New Roman" w:hAnsi="Times New Roman" w:cs="Times New Roman"/>
          <w:sz w:val="24"/>
        </w:rPr>
        <w:t>There is only a standardized button for Google account sign in and sign up for new users. User is suggested to sign in and register account using UPM email address only, so that the information about the user which related to UPM can be obtained easily. Figure 4.2.2 shows the action to select email address for registration and authentication purposes, and the interaction with database.</w:t>
      </w:r>
    </w:p>
    <w:p w:rsidR="00CF7498" w:rsidRDefault="00CF7498" w:rsidP="00CF7498">
      <w:pPr>
        <w:spacing w:line="360" w:lineRule="auto"/>
        <w:jc w:val="both"/>
        <w:rPr>
          <w:rFonts w:ascii="Times New Roman" w:hAnsi="Times New Roman" w:cs="Times New Roman"/>
          <w:sz w:val="24"/>
        </w:rPr>
      </w:pPr>
      <w:r>
        <w:rPr>
          <w:noProof/>
        </w:rPr>
        <w:drawing>
          <wp:anchor distT="0" distB="0" distL="114300" distR="114300" simplePos="0" relativeHeight="251658240" behindDoc="1" locked="0" layoutInCell="1" allowOverlap="1">
            <wp:simplePos x="0" y="0"/>
            <wp:positionH relativeFrom="column">
              <wp:posOffset>1314450</wp:posOffset>
            </wp:positionH>
            <wp:positionV relativeFrom="paragraph">
              <wp:posOffset>52705</wp:posOffset>
            </wp:positionV>
            <wp:extent cx="1628775" cy="2914650"/>
            <wp:effectExtent l="0" t="0" r="9525" b="0"/>
            <wp:wrapTight wrapText="bothSides">
              <wp:wrapPolygon edited="0">
                <wp:start x="0" y="0"/>
                <wp:lineTo x="0" y="21459"/>
                <wp:lineTo x="21474" y="21459"/>
                <wp:lineTo x="21474" y="0"/>
                <wp:lineTo x="0" y="0"/>
              </wp:wrapPolygon>
            </wp:wrapTight>
            <wp:docPr id="182" name="Picture 182" descr="C:\Users\Edwin\AppData\Local\Microsoft\Windows\INetCache\Content.Word\Screenshot_20180524-054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dwin\AppData\Local\Microsoft\Windows\INetCache\Content.Word\Screenshot_20180524-05400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28775" cy="29146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0224" behindDoc="1" locked="0" layoutInCell="1" allowOverlap="1">
            <wp:simplePos x="0" y="0"/>
            <wp:positionH relativeFrom="column">
              <wp:posOffset>3076575</wp:posOffset>
            </wp:positionH>
            <wp:positionV relativeFrom="paragraph">
              <wp:posOffset>52705</wp:posOffset>
            </wp:positionV>
            <wp:extent cx="1623695" cy="2905125"/>
            <wp:effectExtent l="0" t="0" r="0" b="9525"/>
            <wp:wrapTight wrapText="bothSides">
              <wp:wrapPolygon edited="0">
                <wp:start x="0" y="0"/>
                <wp:lineTo x="0" y="21529"/>
                <wp:lineTo x="21287" y="21529"/>
                <wp:lineTo x="21287" y="0"/>
                <wp:lineTo x="0" y="0"/>
              </wp:wrapPolygon>
            </wp:wrapTight>
            <wp:docPr id="181" name="Picture 181" descr="C:\Users\Edwin\AppData\Local\Microsoft\Windows\INetCache\Content.Word\Screenshot_20180524-05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dwin\AppData\Local\Microsoft\Windows\INetCache\Content.Word\Screenshot_20180524-05402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695" cy="2905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p>
    <w:p w:rsidR="00CF7498" w:rsidRDefault="00CF7498" w:rsidP="00CF7498">
      <w:pPr>
        <w:spacing w:line="360" w:lineRule="auto"/>
        <w:jc w:val="both"/>
        <w:rPr>
          <w:rFonts w:ascii="Times New Roman" w:hAnsi="Times New Roman" w:cs="Times New Roman"/>
          <w:sz w:val="24"/>
        </w:rPr>
      </w:pPr>
      <w:r>
        <w:rPr>
          <w:noProof/>
        </w:rPr>
        <w:drawing>
          <wp:anchor distT="0" distB="0" distL="114300" distR="114300" simplePos="0" relativeHeight="251701248" behindDoc="1" locked="0" layoutInCell="1" allowOverlap="1" wp14:anchorId="66079F50" wp14:editId="4D77BF24">
            <wp:simplePos x="0" y="0"/>
            <wp:positionH relativeFrom="margin">
              <wp:posOffset>871442</wp:posOffset>
            </wp:positionH>
            <wp:positionV relativeFrom="paragraph">
              <wp:posOffset>9570</wp:posOffset>
            </wp:positionV>
            <wp:extent cx="4359275" cy="2354580"/>
            <wp:effectExtent l="0" t="0" r="3175" b="7620"/>
            <wp:wrapTight wrapText="bothSides">
              <wp:wrapPolygon edited="0">
                <wp:start x="0" y="0"/>
                <wp:lineTo x="0" y="21495"/>
                <wp:lineTo x="21521" y="21495"/>
                <wp:lineTo x="21521" y="0"/>
                <wp:lineTo x="0" y="0"/>
              </wp:wrapPolygon>
            </wp:wrapTight>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59275" cy="2354580"/>
                    </a:xfrm>
                    <a:prstGeom prst="rect">
                      <a:avLst/>
                    </a:prstGeom>
                  </pic:spPr>
                </pic:pic>
              </a:graphicData>
            </a:graphic>
            <wp14:sizeRelH relativeFrom="page">
              <wp14:pctWidth>0</wp14:pctWidth>
            </wp14:sizeRelH>
            <wp14:sizeRelV relativeFrom="page">
              <wp14:pctHeight>0</wp14:pctHeight>
            </wp14:sizeRelV>
          </wp:anchor>
        </w:drawing>
      </w: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Default="00CF7498" w:rsidP="00CF7498">
      <w:pPr>
        <w:rPr>
          <w:rFonts w:ascii="Times New Roman" w:hAnsi="Times New Roman" w:cs="Times New Roman"/>
          <w:sz w:val="24"/>
        </w:rPr>
      </w:pPr>
    </w:p>
    <w:p w:rsidR="00CF7498" w:rsidRPr="00CF7498" w:rsidRDefault="00CF7498" w:rsidP="00CF7498">
      <w:pPr>
        <w:jc w:val="center"/>
        <w:rPr>
          <w:rFonts w:ascii="Times New Roman" w:hAnsi="Times New Roman" w:cs="Times New Roman"/>
          <w:sz w:val="24"/>
        </w:rPr>
      </w:pPr>
      <w:r>
        <w:rPr>
          <w:rFonts w:ascii="Times New Roman" w:hAnsi="Times New Roman" w:cs="Times New Roman"/>
          <w:sz w:val="24"/>
        </w:rPr>
        <w:t xml:space="preserve">Figure 4.3.1 </w: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7A0FD9" w:rsidP="009A2EA5">
      <w:pPr>
        <w:spacing w:line="360" w:lineRule="auto"/>
        <w:jc w:val="both"/>
        <w:rPr>
          <w:rFonts w:ascii="Times New Roman" w:hAnsi="Times New Roman" w:cs="Times New Roman"/>
          <w:sz w:val="28"/>
        </w:rPr>
      </w:pPr>
      <w:r>
        <w:rPr>
          <w:noProof/>
        </w:rPr>
        <w:lastRenderedPageBreak/>
        <w:pict>
          <v:shape id="_x0000_s1053" type="#_x0000_t75" style="position:absolute;left:0;text-align:left;margin-left:165.8pt;margin-top:29.25pt;width:136.55pt;height:241.75pt;z-index:-251613184;mso-position-horizontal-relative:text;mso-position-vertical-relative:text;mso-width-relative:page;mso-height-relative:page" wrapcoords="-148 0 -148 21516 21600 21516 21600 0 -148 0">
            <v:imagedata r:id="rId30" o:title="Screenshot_20180524-054025"/>
            <w10:wrap type="tight"/>
          </v:shape>
        </w:pict>
      </w:r>
      <w:r w:rsidR="009A2EA5" w:rsidRPr="009A2EA5">
        <w:rPr>
          <w:rFonts w:ascii="Times New Roman" w:hAnsi="Times New Roman" w:cs="Times New Roman"/>
          <w:sz w:val="28"/>
        </w:rPr>
        <w:t>4.4 Home Screen</w: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p>
    <w:p w:rsidR="009A2EA5" w:rsidRPr="009A2EA5" w:rsidRDefault="00CF7498" w:rsidP="009A2EA5">
      <w:pPr>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3E956667" wp14:editId="048661E7">
                <wp:simplePos x="0" y="0"/>
                <wp:positionH relativeFrom="margin">
                  <wp:posOffset>1554732</wp:posOffset>
                </wp:positionH>
                <wp:positionV relativeFrom="paragraph">
                  <wp:posOffset>25591</wp:posOffset>
                </wp:positionV>
                <wp:extent cx="3238500" cy="3619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 Home screen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956667" id="Text Box 30" o:spid="_x0000_s1035" type="#_x0000_t202" style="position:absolute;left:0;text-align:left;margin-left:122.4pt;margin-top:2pt;width:255pt;height:28.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" filled="f" stroked="f" strokeweight=".5pt">
                <v:textbo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 Home screen of the app</w:t>
                      </w:r>
                      <w:r w:rsidRPr="00F6681F">
                        <w:rPr>
                          <w:rFonts w:ascii="Times New Roman" w:hAnsi="Times New Roman" w:cs="Times New Roman"/>
                          <w:sz w:val="24"/>
                        </w:rPr>
                        <w:t>.</w:t>
                      </w:r>
                    </w:p>
                  </w:txbxContent>
                </v:textbox>
                <w10:wrap anchorx="margin"/>
              </v:shape>
            </w:pict>
          </mc:Fallback>
        </mc:AlternateConten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r w:rsidRPr="009A2EA5">
        <w:rPr>
          <w:rFonts w:ascii="Times New Roman" w:hAnsi="Times New Roman" w:cs="Times New Roman"/>
          <w:sz w:val="24"/>
        </w:rPr>
        <w:tab/>
        <w:t>Once user completed user authentication process by having entering credentials, user will be brought to home screen as shown in figure 4.4.1. The home screen is the main interface after the user verification, as it acts as the central for navigation of functions of the app. There is 4 buttons on the screen such as “Start Driving”, “Book a Ride”, “Manage Booking” and “</w:t>
      </w:r>
      <w:r w:rsidR="00CF7498">
        <w:rPr>
          <w:rFonts w:ascii="Times New Roman" w:hAnsi="Times New Roman" w:cs="Times New Roman"/>
          <w:sz w:val="24"/>
        </w:rPr>
        <w:t xml:space="preserve">User and </w:t>
      </w:r>
      <w:r w:rsidRPr="009A2EA5">
        <w:rPr>
          <w:rFonts w:ascii="Times New Roman" w:hAnsi="Times New Roman" w:cs="Times New Roman"/>
          <w:sz w:val="24"/>
        </w:rPr>
        <w:t>Driving Info”.</w:t>
      </w: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9A2EA5" w:rsidP="009A2EA5">
      <w:pPr>
        <w:tabs>
          <w:tab w:val="left" w:pos="1290"/>
        </w:tabs>
        <w:spacing w:line="360" w:lineRule="auto"/>
        <w:jc w:val="both"/>
        <w:rPr>
          <w:rFonts w:ascii="Times New Roman" w:hAnsi="Times New Roman" w:cs="Times New Roman"/>
          <w:sz w:val="24"/>
        </w:rPr>
      </w:pPr>
    </w:p>
    <w:p w:rsidR="009A2EA5" w:rsidRPr="009A2EA5" w:rsidRDefault="007A0FD9" w:rsidP="009A2EA5">
      <w:pPr>
        <w:tabs>
          <w:tab w:val="left" w:pos="1290"/>
        </w:tabs>
        <w:spacing w:line="360" w:lineRule="auto"/>
        <w:jc w:val="both"/>
        <w:rPr>
          <w:rFonts w:ascii="Times New Roman" w:hAnsi="Times New Roman" w:cs="Times New Roman"/>
          <w:sz w:val="24"/>
        </w:rPr>
      </w:pPr>
      <w:r>
        <w:rPr>
          <w:noProof/>
        </w:rPr>
        <w:lastRenderedPageBreak/>
        <w:pict>
          <v:shape id="_x0000_s1054" type="#_x0000_t75" style="position:absolute;left:0;text-align:left;margin-left:-2.05pt;margin-top:25.8pt;width:154.4pt;height:274.45pt;z-index:-251611136;mso-position-horizontal-relative:text;mso-position-vertical-relative:text;mso-width-relative:page;mso-height-relative:page" wrapcoords="-81 0 -81 21555 21600 21555 21600 0 -81 0">
            <v:imagedata r:id="rId31" o:title="Screenshot_20180524-054036"/>
            <w10:wrap type="tight"/>
          </v:shape>
        </w:pict>
      </w:r>
      <w:r w:rsidR="009A2EA5" w:rsidRPr="009A2EA5">
        <w:rPr>
          <w:noProof/>
          <w:sz w:val="24"/>
        </w:rPr>
        <w:drawing>
          <wp:anchor distT="0" distB="0" distL="114300" distR="114300" simplePos="0" relativeHeight="251676672" behindDoc="1" locked="0" layoutInCell="1" allowOverlap="1">
            <wp:simplePos x="0" y="0"/>
            <wp:positionH relativeFrom="column">
              <wp:posOffset>3981450</wp:posOffset>
            </wp:positionH>
            <wp:positionV relativeFrom="paragraph">
              <wp:posOffset>339725</wp:posOffset>
            </wp:positionV>
            <wp:extent cx="2021205" cy="3592830"/>
            <wp:effectExtent l="0" t="0" r="0" b="7620"/>
            <wp:wrapTight wrapText="bothSides">
              <wp:wrapPolygon edited="0">
                <wp:start x="0" y="0"/>
                <wp:lineTo x="0" y="21531"/>
                <wp:lineTo x="21376" y="21531"/>
                <wp:lineTo x="21376" y="0"/>
                <wp:lineTo x="0" y="0"/>
              </wp:wrapPolygon>
            </wp:wrapTight>
            <wp:docPr id="40" name="Picture 40" descr="Screenshot_20180328-112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_20180328-11230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21205" cy="3592830"/>
                    </a:xfrm>
                    <a:prstGeom prst="rect">
                      <a:avLst/>
                    </a:prstGeom>
                    <a:noFill/>
                  </pic:spPr>
                </pic:pic>
              </a:graphicData>
            </a:graphic>
            <wp14:sizeRelH relativeFrom="page">
              <wp14:pctWidth>0</wp14:pctWidth>
            </wp14:sizeRelH>
            <wp14:sizeRelV relativeFrom="page">
              <wp14:pctHeight>0</wp14:pctHeight>
            </wp14:sizeRelV>
          </wp:anchor>
        </w:drawing>
      </w:r>
      <w:r w:rsidR="009A2EA5" w:rsidRPr="009A2EA5">
        <w:rPr>
          <w:noProof/>
          <w:sz w:val="24"/>
        </w:rPr>
        <w:drawing>
          <wp:anchor distT="0" distB="0" distL="114300" distR="114300" simplePos="0" relativeHeight="251675648" behindDoc="1" locked="0" layoutInCell="1" allowOverlap="1">
            <wp:simplePos x="0" y="0"/>
            <wp:positionH relativeFrom="column">
              <wp:posOffset>1973580</wp:posOffset>
            </wp:positionH>
            <wp:positionV relativeFrom="paragraph">
              <wp:posOffset>330200</wp:posOffset>
            </wp:positionV>
            <wp:extent cx="1991995" cy="3515360"/>
            <wp:effectExtent l="0" t="0" r="8255" b="8890"/>
            <wp:wrapTight wrapText="bothSides">
              <wp:wrapPolygon edited="0">
                <wp:start x="0" y="0"/>
                <wp:lineTo x="0" y="21538"/>
                <wp:lineTo x="21483" y="21538"/>
                <wp:lineTo x="21483" y="0"/>
                <wp:lineTo x="0" y="0"/>
              </wp:wrapPolygon>
            </wp:wrapTight>
            <wp:docPr id="38" name="Picture 38" descr="Screenshot_20180328-11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_20180328-11230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91995" cy="3515360"/>
                    </a:xfrm>
                    <a:prstGeom prst="rect">
                      <a:avLst/>
                    </a:prstGeom>
                    <a:noFill/>
                  </pic:spPr>
                </pic:pic>
              </a:graphicData>
            </a:graphic>
            <wp14:sizeRelH relativeFrom="page">
              <wp14:pctWidth>0</wp14:pctWidth>
            </wp14:sizeRelH>
            <wp14:sizeRelV relativeFrom="page">
              <wp14:pctHeight>0</wp14:pctHeight>
            </wp14:sizeRelV>
          </wp:anchor>
        </w:drawing>
      </w:r>
      <w:r w:rsidR="009A2EA5" w:rsidRPr="009A2EA5">
        <w:rPr>
          <w:rFonts w:ascii="Times New Roman" w:hAnsi="Times New Roman" w:cs="Times New Roman"/>
          <w:sz w:val="28"/>
        </w:rPr>
        <w:t>4.4.1 Start Driving</w:t>
      </w:r>
    </w:p>
    <w:p w:rsidR="009A2EA5" w:rsidRPr="009A2EA5" w:rsidRDefault="009A2EA5" w:rsidP="009A2EA5">
      <w:pPr>
        <w:tabs>
          <w:tab w:val="left" w:pos="1290"/>
        </w:tabs>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0BB08052" wp14:editId="0D377D7E">
                <wp:simplePos x="0" y="0"/>
                <wp:positionH relativeFrom="margin">
                  <wp:posOffset>1428750</wp:posOffset>
                </wp:positionH>
                <wp:positionV relativeFrom="paragraph">
                  <wp:posOffset>3678555</wp:posOffset>
                </wp:positionV>
                <wp:extent cx="3238500" cy="36195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4.1.1: Start Driving screen of the app</w:t>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B08052" id="Text Box 31" o:spid="_x0000_s1036" type="#_x0000_t202" style="position:absolute;left:0;text-align:left;margin-left:112.5pt;margin-top:289.65pt;width:255pt;height:28.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" filled="f" stroked="f" strokeweight=".5pt">
                <v:textbo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4.1.1: Start Driving screen of the app</w:t>
                      </w:r>
                      <w:r w:rsidRPr="00F6681F">
                        <w:rPr>
                          <w:rFonts w:ascii="Times New Roman" w:hAnsi="Times New Roman" w:cs="Times New Roman"/>
                          <w:sz w:val="24"/>
                        </w:rPr>
                        <w:t>.</w:t>
                      </w:r>
                    </w:p>
                  </w:txbxContent>
                </v:textbox>
                <w10:wrap anchorx="margin"/>
              </v:shape>
            </w:pict>
          </mc:Fallback>
        </mc:AlternateContent>
      </w:r>
    </w:p>
    <w:p w:rsidR="009A2EA5" w:rsidRPr="009A2EA5" w:rsidRDefault="009A2EA5" w:rsidP="009A2EA5">
      <w:pPr>
        <w:spacing w:line="360" w:lineRule="auto"/>
        <w:jc w:val="both"/>
        <w:rPr>
          <w:rFonts w:ascii="Times New Roman" w:hAnsi="Times New Roman" w:cs="Times New Roman"/>
          <w:sz w:val="24"/>
        </w:rPr>
      </w:pP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User will be directed to google maps where to show the location of the available EVs. User can press the button on the screen of the maps to navigate to the exact location of the EV by using Google Maps navigation. </w:t>
      </w:r>
      <w:r w:rsidRPr="009A2EA5">
        <w:rPr>
          <w:rFonts w:ascii="Times New Roman" w:hAnsi="Times New Roman" w:cs="Times New Roman"/>
          <w:sz w:val="24"/>
        </w:rPr>
        <w:br w:type="page"/>
      </w:r>
    </w:p>
    <w:p w:rsidR="009A2EA5" w:rsidRPr="009A2EA5" w:rsidRDefault="00FD5991" w:rsidP="009A2EA5">
      <w:pPr>
        <w:tabs>
          <w:tab w:val="left" w:pos="1290"/>
        </w:tabs>
        <w:spacing w:line="360" w:lineRule="auto"/>
        <w:jc w:val="both"/>
        <w:rPr>
          <w:rFonts w:ascii="Times New Roman" w:hAnsi="Times New Roman" w:cs="Times New Roman"/>
          <w:sz w:val="28"/>
        </w:rPr>
      </w:pPr>
      <w:r>
        <w:rPr>
          <w:noProof/>
        </w:rPr>
        <w:lastRenderedPageBreak/>
        <w:pict>
          <v:shape id="_x0000_s1056" type="#_x0000_t75" style="position:absolute;left:0;text-align:left;margin-left:152.75pt;margin-top:28.85pt;width:162.45pt;height:289.05pt;z-index:-251607040;mso-position-horizontal-relative:text;mso-position-vertical-relative:text;mso-width-relative:page;mso-height-relative:page" wrapcoords="-44 0 -44 21575 21600 21575 21600 0 -44 0">
            <v:imagedata r:id="rId34" o:title="Screenshot_20180524-054142"/>
            <w10:wrap type="tight"/>
          </v:shape>
        </w:pict>
      </w:r>
      <w:r>
        <w:rPr>
          <w:noProof/>
        </w:rPr>
        <w:pict>
          <v:shape id="_x0000_s1057" type="#_x0000_t75" style="position:absolute;left:0;text-align:left;margin-left:152.75pt;margin-top:35.25pt;width:162.45pt;height:289.05pt;z-index:-251606016;mso-position-horizontal-relative:text;mso-position-vertical-relative:text;mso-width-relative:page;mso-height-relative:page" wrapcoords="-44 0 -44 21575 21600 21575 21600 0 -44 0">
            <v:imagedata r:id="rId34" o:title="Screenshot_20180524-054142"/>
            <w10:wrap type="tight"/>
          </v:shape>
        </w:pict>
      </w:r>
      <w:ins w:id="51" w:author="choo hong yee" w:date="2018-05-24T05:42:00Z">
        <w:r w:rsidR="00647B19">
          <w:rPr>
            <w:noProof/>
          </w:rPr>
          <w:drawing>
            <wp:anchor distT="0" distB="0" distL="114300" distR="114300" simplePos="0" relativeHeight="251713536" behindDoc="1" locked="0" layoutInCell="1" allowOverlap="1" wp14:anchorId="67FC98DB" wp14:editId="6081014B">
              <wp:simplePos x="0" y="0"/>
              <wp:positionH relativeFrom="margin">
                <wp:align>left</wp:align>
              </wp:positionH>
              <wp:positionV relativeFrom="paragraph">
                <wp:posOffset>4203700</wp:posOffset>
              </wp:positionV>
              <wp:extent cx="6308090" cy="3408045"/>
              <wp:effectExtent l="0" t="0" r="0" b="1905"/>
              <wp:wrapTight wrapText="bothSides">
                <wp:wrapPolygon edited="0">
                  <wp:start x="0" y="0"/>
                  <wp:lineTo x="0" y="21491"/>
                  <wp:lineTo x="21526" y="21491"/>
                  <wp:lineTo x="2152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308090" cy="3408045"/>
                      </a:xfrm>
                      <a:prstGeom prst="rect">
                        <a:avLst/>
                      </a:prstGeom>
                    </pic:spPr>
                  </pic:pic>
                </a:graphicData>
              </a:graphic>
              <wp14:sizeRelH relativeFrom="page">
                <wp14:pctWidth>0</wp14:pctWidth>
              </wp14:sizeRelH>
              <wp14:sizeRelV relativeFrom="page">
                <wp14:pctHeight>0</wp14:pctHeight>
              </wp14:sizeRelV>
            </wp:anchor>
          </w:drawing>
        </w:r>
      </w:ins>
      <w:r w:rsidR="007A0FD9">
        <w:rPr>
          <w:noProof/>
        </w:rPr>
        <w:pict>
          <v:shape id="_x0000_s1058" type="#_x0000_t75" style="position:absolute;left:0;text-align:left;margin-left:326.65pt;margin-top:35.25pt;width:161.45pt;height:287.15pt;z-index:-251604992;mso-position-horizontal-relative:text;mso-position-vertical-relative:text;mso-width-relative:page;mso-height-relative:page" wrapcoords="-44 0 -44 21575 21600 21575 21600 0 -44 0">
            <v:imagedata r:id="rId36" o:title="Screenshot_20180524-054146"/>
            <w10:wrap type="tight"/>
          </v:shape>
        </w:pict>
      </w:r>
      <w:r w:rsidR="007A0FD9">
        <w:rPr>
          <w:noProof/>
        </w:rPr>
        <w:pict>
          <v:shape id="_x0000_s1055" type="#_x0000_t75" style="position:absolute;left:0;text-align:left;margin-left:320.2pt;margin-top:35.25pt;width:161.45pt;height:287.15pt;z-index:-251609088;mso-position-horizontal-relative:text;mso-position-vertical-relative:text;mso-width-relative:page;mso-height-relative:page" wrapcoords="-44 0 -44 21575 21600 21575 21600 0 -44 0">
            <v:imagedata r:id="rId36" o:title="Screenshot_20180524-054146"/>
            <w10:wrap type="tight"/>
          </v:shape>
        </w:pict>
      </w:r>
      <w:r w:rsidR="009A2EA5" w:rsidRPr="009A2EA5">
        <w:rPr>
          <w:rFonts w:ascii="Times New Roman" w:hAnsi="Times New Roman" w:cs="Times New Roman"/>
          <w:sz w:val="28"/>
        </w:rPr>
        <w:t>4.4.2 Book A Ride</w:t>
      </w:r>
    </w:p>
    <w:p w:rsidR="009A2EA5" w:rsidRPr="009A2EA5" w:rsidRDefault="00FD5991" w:rsidP="009A2EA5">
      <w:pPr>
        <w:spacing w:line="360" w:lineRule="auto"/>
        <w:jc w:val="both"/>
        <w:rPr>
          <w:rFonts w:ascii="Times New Roman" w:hAnsi="Times New Roman" w:cs="Times New Roman"/>
          <w:sz w:val="24"/>
        </w:rPr>
      </w:pPr>
      <w:r>
        <w:rPr>
          <w:noProof/>
        </w:rPr>
        <w:pict>
          <v:shape id="_x0000_s1059" type="#_x0000_t75" style="position:absolute;left:0;text-align:left;margin-left:167.45pt;margin-top:3.1pt;width:162.45pt;height:289.05pt;z-index:-251603968;mso-position-horizontal-relative:text;mso-position-vertical-relative:text;mso-width-relative:page;mso-height-relative:page" wrapcoords="-44 0 -44 21575 21600 21575 21600 0 -44 0">
            <v:imagedata r:id="rId34" o:title="Screenshot_20180524-054142"/>
            <w10:wrap type="tight"/>
          </v:shape>
        </w:pict>
      </w:r>
      <w:r w:rsidR="00647B19" w:rsidRPr="009A2EA5">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2863AA1B" wp14:editId="12819AD7">
                <wp:simplePos x="0" y="0"/>
                <wp:positionH relativeFrom="margin">
                  <wp:align>center</wp:align>
                </wp:positionH>
                <wp:positionV relativeFrom="paragraph">
                  <wp:posOffset>7366948</wp:posOffset>
                </wp:positionV>
                <wp:extent cx="3238500" cy="3619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4.2.1:Book a ride screen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3AA1B" id="Text Box 32" o:spid="_x0000_s1037" type="#_x0000_t202" style="position:absolute;left:0;text-align:left;margin-left:0;margin-top:580.05pt;width:255pt;height:28.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" filled="f" stroked="f" strokeweight=".5pt">
                <v:textbo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4.2.1:Book a ride screen of the app.</w:t>
                      </w:r>
                    </w:p>
                  </w:txbxContent>
                </v:textbox>
                <w10:wrap anchorx="margin"/>
              </v:shape>
            </w:pict>
          </mc:Fallback>
        </mc:AlternateContent>
      </w:r>
      <w:r w:rsidR="00647B19" w:rsidRPr="009A2EA5">
        <w:rPr>
          <w:noProof/>
        </w:rPr>
        <w:drawing>
          <wp:anchor distT="0" distB="0" distL="114300" distR="114300" simplePos="0" relativeHeight="251672576" behindDoc="1" locked="0" layoutInCell="1" allowOverlap="1" wp14:anchorId="264EE5CF" wp14:editId="3BD30B8B">
            <wp:simplePos x="0" y="0"/>
            <wp:positionH relativeFrom="margin">
              <wp:align>left</wp:align>
            </wp:positionH>
            <wp:positionV relativeFrom="paragraph">
              <wp:posOffset>17145</wp:posOffset>
            </wp:positionV>
            <wp:extent cx="2023110" cy="3603625"/>
            <wp:effectExtent l="0" t="0" r="0" b="0"/>
            <wp:wrapTight wrapText="bothSides">
              <wp:wrapPolygon edited="0">
                <wp:start x="0" y="0"/>
                <wp:lineTo x="0" y="21467"/>
                <wp:lineTo x="21356" y="21467"/>
                <wp:lineTo x="21356" y="0"/>
                <wp:lineTo x="0" y="0"/>
              </wp:wrapPolygon>
            </wp:wrapTight>
            <wp:docPr id="34" name="Picture 34" descr="C:\Users\Edwin\AppData\Local\Microsoft\Windows\INetCache\Content.Word\Screenshot_20180519-0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dwin\AppData\Local\Microsoft\Windows\INetCache\Content.Word\Screenshot_20180519-00365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110" cy="360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lastRenderedPageBreak/>
        <w:tab/>
        <w:t>Figure 4.4.</w:t>
      </w:r>
      <w:r w:rsidR="00647B19">
        <w:rPr>
          <w:rFonts w:ascii="Times New Roman" w:hAnsi="Times New Roman" w:cs="Times New Roman"/>
          <w:sz w:val="24"/>
        </w:rPr>
        <w:t>2</w:t>
      </w:r>
      <w:r w:rsidRPr="009A2EA5">
        <w:rPr>
          <w:rFonts w:ascii="Times New Roman" w:hAnsi="Times New Roman" w:cs="Times New Roman"/>
          <w:sz w:val="24"/>
        </w:rPr>
        <w:t xml:space="preserve">.1 shows the screen for book a ride button. User will be able to book the EV’s slot using this button. User will be prompt to enter departure and arrival location, including the desired booking time. All the data will be recorded in database, and can be view by admin for monitoring purpose. </w:t>
      </w:r>
    </w:p>
    <w:p w:rsidR="009A2EA5" w:rsidRPr="009A2EA5" w:rsidRDefault="009A2EA5" w:rsidP="009A2EA5">
      <w:pPr>
        <w:spacing w:line="360" w:lineRule="auto"/>
        <w:jc w:val="both"/>
        <w:rPr>
          <w:rFonts w:ascii="Times New Roman" w:hAnsi="Times New Roman" w:cs="Times New Roman"/>
          <w:sz w:val="28"/>
        </w:rPr>
      </w:pPr>
      <w:r w:rsidRPr="009A2EA5">
        <w:rPr>
          <w:rFonts w:ascii="Times New Roman" w:hAnsi="Times New Roman" w:cs="Times New Roman"/>
          <w:sz w:val="28"/>
        </w:rPr>
        <w:t>4.4.3 Manage Booking</w:t>
      </w:r>
    </w:p>
    <w:p w:rsidR="009A2EA5" w:rsidRPr="009A2EA5" w:rsidRDefault="00647B19" w:rsidP="009A2EA5">
      <w:pPr>
        <w:spacing w:line="360" w:lineRule="auto"/>
        <w:jc w:val="both"/>
        <w:rPr>
          <w:rFonts w:ascii="Times New Roman" w:hAnsi="Times New Roman" w:cs="Times New Roman"/>
          <w:sz w:val="24"/>
        </w:rPr>
      </w:pPr>
      <w:r w:rsidRPr="009A2EA5">
        <w:rPr>
          <w:rFonts w:ascii="Times New Roman" w:hAnsi="Times New Roman" w:cs="Times New Roman"/>
          <w:noProof/>
          <w:sz w:val="24"/>
        </w:rPr>
        <mc:AlternateContent>
          <mc:Choice Requires="wps">
            <w:drawing>
              <wp:anchor distT="0" distB="0" distL="114300" distR="114300" simplePos="0" relativeHeight="251720704" behindDoc="0" locked="0" layoutInCell="1" allowOverlap="1" wp14:anchorId="35C9F7FF" wp14:editId="203BCB54">
                <wp:simplePos x="0" y="0"/>
                <wp:positionH relativeFrom="margin">
                  <wp:posOffset>1199408</wp:posOffset>
                </wp:positionH>
                <wp:positionV relativeFrom="paragraph">
                  <wp:posOffset>6026867</wp:posOffset>
                </wp:positionV>
                <wp:extent cx="3585919" cy="361950"/>
                <wp:effectExtent l="0" t="0" r="0" b="0"/>
                <wp:wrapNone/>
                <wp:docPr id="183" name="Text Box 183"/>
                <wp:cNvGraphicFramePr/>
                <a:graphic xmlns:a="http://schemas.openxmlformats.org/drawingml/2006/main">
                  <a:graphicData uri="http://schemas.microsoft.com/office/word/2010/wordprocessingShape">
                    <wps:wsp>
                      <wps:cNvSpPr txBox="1"/>
                      <wps:spPr>
                        <a:xfrm>
                          <a:off x="0" y="0"/>
                          <a:ext cx="3585919" cy="361950"/>
                        </a:xfrm>
                        <a:prstGeom prst="rect">
                          <a:avLst/>
                        </a:prstGeom>
                        <a:noFill/>
                        <a:ln w="6350">
                          <a:noFill/>
                        </a:ln>
                        <a:effectLst/>
                      </wps:spPr>
                      <wps:txbx>
                        <w:txbxContent>
                          <w:p w:rsidR="007A0FD9" w:rsidRPr="00F6681F" w:rsidRDefault="007A0FD9" w:rsidP="00647B19">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4.3.1: Manage booking screen of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C9F7FF" id="Text Box 183" o:spid="_x0000_s1038" type="#_x0000_t202" style="position:absolute;left:0;text-align:left;margin-left:94.45pt;margin-top:474.55pt;width:282.35pt;height:28.5pt;z-index:2517207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" filled="f" stroked="f" strokeweight=".5pt">
                <v:textbox>
                  <w:txbxContent>
                    <w:p w:rsidR="007A0FD9" w:rsidRPr="00F6681F" w:rsidRDefault="007A0FD9" w:rsidP="00647B19">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4.3.1: Manage booking screen of the app.</w:t>
                      </w:r>
                    </w:p>
                  </w:txbxContent>
                </v:textbox>
                <w10:wrap anchorx="margin"/>
              </v:shape>
            </w:pict>
          </mc:Fallback>
        </mc:AlternateContent>
      </w:r>
      <w:r w:rsidR="007A0FD9">
        <w:rPr>
          <w:noProof/>
        </w:rPr>
        <w:pict>
          <v:shape id="_x0000_s1060" type="#_x0000_t75" style="position:absolute;left:0;text-align:left;margin-left:94.9pt;margin-top:22.5pt;width:122.35pt;height:217.45pt;z-index:-251600896;mso-position-horizontal-relative:text;mso-position-vertical-relative:text;mso-width-relative:page;mso-height-relative:page" wrapcoords="-44 0 -44 21575 21600 21575 21600 0 -44 0">
            <v:imagedata r:id="rId38" o:title="Screenshot_20180524-054230"/>
            <w10:wrap type="tight"/>
          </v:shape>
        </w:pict>
      </w:r>
      <w:r w:rsidR="007A0FD9">
        <w:rPr>
          <w:noProof/>
        </w:rPr>
        <w:pict>
          <v:shape id="_x0000_s1061" type="#_x0000_t75" style="position:absolute;left:0;text-align:left;margin-left:243pt;margin-top:20.8pt;width:129.1pt;height:229.5pt;z-index:-251597824;mso-position-horizontal-relative:text;mso-position-vertical-relative:text;mso-width-relative:page;mso-height-relative:page" wrapcoords="-44 0 -44 21575 21600 21575 21600 0 -44 0">
            <v:imagedata r:id="rId39" o:title="Screenshot_20180524-054250"/>
            <w10:wrap type="tight"/>
          </v:shape>
        </w:pict>
      </w:r>
      <w:ins w:id="52" w:author="choo hong yee" w:date="2018-05-24T05:42:00Z">
        <w:r>
          <w:rPr>
            <w:noProof/>
          </w:rPr>
          <w:drawing>
            <wp:anchor distT="0" distB="0" distL="114300" distR="114300" simplePos="0" relativeHeight="251716608" behindDoc="1" locked="0" layoutInCell="1" allowOverlap="1" wp14:anchorId="290AC693" wp14:editId="1D70C1AF">
              <wp:simplePos x="0" y="0"/>
              <wp:positionH relativeFrom="margin">
                <wp:align>center</wp:align>
              </wp:positionH>
              <wp:positionV relativeFrom="paragraph">
                <wp:posOffset>3258185</wp:posOffset>
              </wp:positionV>
              <wp:extent cx="4583430" cy="2476500"/>
              <wp:effectExtent l="0" t="0" r="7620" b="0"/>
              <wp:wrapTight wrapText="bothSides">
                <wp:wrapPolygon edited="0">
                  <wp:start x="0" y="0"/>
                  <wp:lineTo x="0" y="21434"/>
                  <wp:lineTo x="21546" y="21434"/>
                  <wp:lineTo x="2154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83430" cy="2476500"/>
                      </a:xfrm>
                      <a:prstGeom prst="rect">
                        <a:avLst/>
                      </a:prstGeom>
                    </pic:spPr>
                  </pic:pic>
                </a:graphicData>
              </a:graphic>
              <wp14:sizeRelH relativeFrom="page">
                <wp14:pctWidth>0</wp14:pctWidth>
              </wp14:sizeRelH>
              <wp14:sizeRelV relativeFrom="page">
                <wp14:pctHeight>0</wp14:pctHeight>
              </wp14:sizeRelV>
            </wp:anchor>
          </w:drawing>
        </w:r>
      </w:ins>
      <w:r w:rsidR="009A2EA5" w:rsidRPr="009A2EA5">
        <w:rPr>
          <w:rFonts w:ascii="Times New Roman" w:hAnsi="Times New Roman" w:cs="Times New Roman"/>
          <w:sz w:val="24"/>
        </w:rPr>
        <w:br w:type="page"/>
      </w:r>
    </w:p>
    <w:p w:rsidR="00647B19" w:rsidRDefault="00647B19" w:rsidP="00647B19">
      <w:pPr>
        <w:tabs>
          <w:tab w:val="left" w:pos="810"/>
        </w:tabs>
        <w:spacing w:line="360" w:lineRule="auto"/>
        <w:jc w:val="both"/>
        <w:rPr>
          <w:rFonts w:ascii="Times New Roman" w:hAnsi="Times New Roman" w:cs="Times New Roman"/>
          <w:sz w:val="28"/>
        </w:rPr>
      </w:pPr>
      <w:r>
        <w:rPr>
          <w:rFonts w:ascii="Times New Roman" w:hAnsi="Times New Roman" w:cs="Times New Roman"/>
          <w:sz w:val="24"/>
        </w:rPr>
        <w:lastRenderedPageBreak/>
        <w:tab/>
        <w:t>Figure 4.4.3.1 shows the manage booking screen of the application. It allows user to view the bookings made earlier, and views the status of the booking. Once admin approve the booking, a confirmation button will appear for user to acknowledge the confirmation. The record of the acknowledgment and approval of rides are recorded in the database.</w:t>
      </w:r>
    </w:p>
    <w:p w:rsidR="009A2EA5" w:rsidRPr="009A2EA5" w:rsidRDefault="009A2EA5" w:rsidP="009A2EA5">
      <w:pPr>
        <w:tabs>
          <w:tab w:val="left" w:pos="1290"/>
        </w:tabs>
        <w:spacing w:line="360" w:lineRule="auto"/>
        <w:jc w:val="both"/>
        <w:rPr>
          <w:rFonts w:ascii="Times New Roman" w:hAnsi="Times New Roman" w:cs="Times New Roman"/>
          <w:sz w:val="24"/>
        </w:rPr>
      </w:pPr>
      <w:r w:rsidRPr="009A2EA5">
        <w:rPr>
          <w:rFonts w:ascii="Times New Roman" w:hAnsi="Times New Roman" w:cs="Times New Roman"/>
          <w:sz w:val="28"/>
        </w:rPr>
        <w:t xml:space="preserve">4.4.4 </w:t>
      </w:r>
      <w:r w:rsidR="004B12B6">
        <w:rPr>
          <w:rFonts w:ascii="Times New Roman" w:hAnsi="Times New Roman" w:cs="Times New Roman"/>
          <w:sz w:val="28"/>
        </w:rPr>
        <w:t xml:space="preserve">User and </w:t>
      </w:r>
      <w:r w:rsidRPr="009A2EA5">
        <w:rPr>
          <w:rFonts w:ascii="Times New Roman" w:hAnsi="Times New Roman" w:cs="Times New Roman"/>
          <w:sz w:val="28"/>
        </w:rPr>
        <w:t>Driving Info</w:t>
      </w:r>
    </w:p>
    <w:p w:rsidR="009A2EA5" w:rsidRPr="009A2EA5" w:rsidRDefault="007A0FD9" w:rsidP="009A2EA5">
      <w:pPr>
        <w:tabs>
          <w:tab w:val="left" w:pos="1290"/>
        </w:tabs>
        <w:spacing w:line="360" w:lineRule="auto"/>
        <w:jc w:val="both"/>
        <w:rPr>
          <w:rFonts w:ascii="Times New Roman" w:hAnsi="Times New Roman" w:cs="Times New Roman"/>
          <w:sz w:val="24"/>
        </w:rPr>
      </w:pPr>
      <w:r>
        <w:rPr>
          <w:noProof/>
        </w:rPr>
        <w:pict>
          <v:shape id="_x0000_s1064" type="#_x0000_t75" style="position:absolute;left:0;text-align:left;margin-left:318.9pt;margin-top:2.4pt;width:123.5pt;height:133.35pt;z-index:-251589632;mso-position-horizontal-relative:text;mso-position-vertical-relative:text;mso-width-relative:page;mso-height-relative:page" wrapcoords="-44 0 -44 21575 21600 21575 21600 0 -44 0">
            <v:imagedata r:id="rId41" o:title="Screenshot_20180524-054341" cropbottom="25704f"/>
          </v:shape>
        </w:pict>
      </w:r>
      <w:r>
        <w:rPr>
          <w:noProof/>
        </w:rPr>
        <w:pict>
          <v:shape id="_x0000_s1063" type="#_x0000_t75" style="position:absolute;left:0;text-align:left;margin-left:170.15pt;margin-top:4.9pt;width:128.05pt;height:123.85pt;z-index:-251591680;mso-position-horizontal-relative:text;mso-position-vertical-relative:text;mso-width-relative:page;mso-height-relative:page" wrapcoords="-44 0 -44 21575 21600 21575 21600 0 -44 0">
            <v:imagedata r:id="rId42" o:title="Screenshot_20180524-054321" cropbottom="29882f"/>
          </v:shape>
        </w:pict>
      </w:r>
      <w:r>
        <w:rPr>
          <w:noProof/>
        </w:rPr>
        <w:pict>
          <v:shape id="_x0000_s1062" type="#_x0000_t75" style="position:absolute;left:0;text-align:left;margin-left:1.85pt;margin-top:4.9pt;width:130.95pt;height:132.35pt;z-index:-251593728;mso-position-horizontal-relative:text;mso-position-vertical-relative:text;mso-width-relative:page;mso-height-relative:page" wrapcoords="-44 0 -44 21575 21600 21575 21600 0 -44 0">
            <v:imagedata r:id="rId43" o:title="Screenshot_20180524-054302" cropbottom="28246f"/>
          </v:shape>
        </w:pict>
      </w:r>
    </w:p>
    <w:p w:rsidR="004B12B6"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r>
    </w:p>
    <w:p w:rsidR="004B12B6" w:rsidRDefault="004B12B6" w:rsidP="009A2EA5">
      <w:pPr>
        <w:spacing w:line="360" w:lineRule="auto"/>
        <w:jc w:val="both"/>
        <w:rPr>
          <w:rFonts w:ascii="Times New Roman" w:hAnsi="Times New Roman" w:cs="Times New Roman"/>
          <w:sz w:val="24"/>
        </w:rPr>
      </w:pPr>
    </w:p>
    <w:p w:rsidR="004B12B6" w:rsidRDefault="004B12B6" w:rsidP="009A2EA5">
      <w:pPr>
        <w:spacing w:line="360" w:lineRule="auto"/>
        <w:jc w:val="both"/>
        <w:rPr>
          <w:rFonts w:ascii="Times New Roman" w:hAnsi="Times New Roman" w:cs="Times New Roman"/>
          <w:sz w:val="24"/>
        </w:rPr>
      </w:pPr>
    </w:p>
    <w:p w:rsidR="004B12B6" w:rsidRDefault="007A0FD9" w:rsidP="009A2EA5">
      <w:pPr>
        <w:spacing w:line="360" w:lineRule="auto"/>
        <w:jc w:val="both"/>
        <w:rPr>
          <w:rFonts w:ascii="Times New Roman" w:hAnsi="Times New Roman" w:cs="Times New Roman"/>
          <w:sz w:val="24"/>
        </w:rPr>
      </w:pPr>
      <w:r>
        <w:rPr>
          <w:noProof/>
        </w:rPr>
        <w:pict>
          <v:shape id="_x0000_s1065" type="#_x0000_t75" style="position:absolute;left:0;text-align:left;margin-left:0;margin-top:20.95pt;width:122pt;height:216.75pt;z-index:-251587584;mso-position-horizontal-relative:text;mso-position-vertical-relative:text;mso-width-relative:page;mso-height-relative:page" wrapcoords="-44 0 -44 21575 21600 21575 21600 0 -44 0">
            <v:imagedata r:id="rId44" o:title="Screenshot_20180524-054336"/>
            <w10:wrap type="tight"/>
          </v:shape>
        </w:pict>
      </w:r>
      <w:ins w:id="53" w:author="choo hong yee" w:date="2018-05-24T05:43:00Z">
        <w:r w:rsidR="004B12B6">
          <w:rPr>
            <w:noProof/>
          </w:rPr>
          <w:drawing>
            <wp:anchor distT="0" distB="0" distL="114300" distR="114300" simplePos="0" relativeHeight="251729920" behindDoc="1" locked="0" layoutInCell="1" allowOverlap="1" wp14:anchorId="5AE88960" wp14:editId="25EB0D1B">
              <wp:simplePos x="0" y="0"/>
              <wp:positionH relativeFrom="column">
                <wp:posOffset>1769176</wp:posOffset>
              </wp:positionH>
              <wp:positionV relativeFrom="paragraph">
                <wp:posOffset>400058</wp:posOffset>
              </wp:positionV>
              <wp:extent cx="4593590" cy="2481580"/>
              <wp:effectExtent l="0" t="0" r="0" b="0"/>
              <wp:wrapTight wrapText="bothSides">
                <wp:wrapPolygon edited="0">
                  <wp:start x="0" y="0"/>
                  <wp:lineTo x="0" y="21390"/>
                  <wp:lineTo x="21498" y="21390"/>
                  <wp:lineTo x="2149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93590" cy="2481580"/>
                      </a:xfrm>
                      <a:prstGeom prst="rect">
                        <a:avLst/>
                      </a:prstGeom>
                    </pic:spPr>
                  </pic:pic>
                </a:graphicData>
              </a:graphic>
              <wp14:sizeRelH relativeFrom="page">
                <wp14:pctWidth>0</wp14:pctWidth>
              </wp14:sizeRelH>
              <wp14:sizeRelV relativeFrom="page">
                <wp14:pctHeight>0</wp14:pctHeight>
              </wp14:sizeRelV>
            </wp:anchor>
          </w:drawing>
        </w:r>
      </w:ins>
    </w:p>
    <w:p w:rsidR="004B12B6" w:rsidRDefault="004B12B6" w:rsidP="009A2EA5">
      <w:pPr>
        <w:spacing w:line="360" w:lineRule="auto"/>
        <w:jc w:val="both"/>
        <w:rPr>
          <w:rFonts w:ascii="Times New Roman" w:hAnsi="Times New Roman" w:cs="Times New Roman"/>
          <w:sz w:val="24"/>
        </w:rPr>
      </w:pPr>
    </w:p>
    <w:p w:rsidR="004B12B6" w:rsidRDefault="004B12B6" w:rsidP="009A2EA5">
      <w:pPr>
        <w:spacing w:line="360" w:lineRule="auto"/>
        <w:jc w:val="both"/>
        <w:rPr>
          <w:rFonts w:ascii="Times New Roman" w:hAnsi="Times New Roman" w:cs="Times New Roman"/>
          <w:sz w:val="24"/>
        </w:rPr>
      </w:pPr>
      <w:r w:rsidRPr="009A2EA5">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14:anchorId="01D582CA" wp14:editId="7707200C">
                <wp:simplePos x="0" y="0"/>
                <wp:positionH relativeFrom="margin">
                  <wp:align>center</wp:align>
                </wp:positionH>
                <wp:positionV relativeFrom="paragraph">
                  <wp:posOffset>11933</wp:posOffset>
                </wp:positionV>
                <wp:extent cx="3238500" cy="361950"/>
                <wp:effectExtent l="0" t="0" r="0" b="0"/>
                <wp:wrapNone/>
                <wp:docPr id="5" name="Text Box 5"/>
                <wp:cNvGraphicFramePr/>
                <a:graphic xmlns:a="http://schemas.openxmlformats.org/drawingml/2006/main">
                  <a:graphicData uri="http://schemas.microsoft.com/office/word/2010/wordprocessingShape">
                    <wps:wsp>
                      <wps:cNvSpPr txBox="1"/>
                      <wps:spPr>
                        <a:xfrm>
                          <a:off x="0" y="0"/>
                          <a:ext cx="3238500" cy="361950"/>
                        </a:xfrm>
                        <a:prstGeom prst="rect">
                          <a:avLst/>
                        </a:prstGeom>
                        <a:noFill/>
                        <a:ln w="6350">
                          <a:noFill/>
                        </a:ln>
                        <a:effectLst/>
                      </wps:spPr>
                      <wps:txb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4.4.1:</w:t>
                            </w:r>
                            <w:r w:rsidRPr="004B12B6">
                              <w:t xml:space="preserve"> </w:t>
                            </w:r>
                            <w:r w:rsidRPr="004B12B6">
                              <w:rPr>
                                <w:rFonts w:ascii="Times New Roman" w:hAnsi="Times New Roman" w:cs="Times New Roman"/>
                                <w:sz w:val="24"/>
                              </w:rPr>
                              <w:t>Driving info screen of the app</w:t>
                            </w:r>
                            <w:r>
                              <w:rPr>
                                <w:rFonts w:ascii="Times New Roman" w:hAnsi="Times New Roman" w:cs="Times New Roman"/>
                                <w:sz w:val="24"/>
                              </w:rPr>
                              <w:t xml:space="preserve"> </w:t>
                            </w:r>
                            <w:r>
                              <w:rPr>
                                <w:rFonts w:ascii="Times New Roman" w:hAnsi="Times New Roman" w:cs="Times New Roman"/>
                                <w:sz w:val="24"/>
                              </w:rPr>
                              <w:tab/>
                            </w:r>
                            <w:r w:rsidRPr="00F6681F">
                              <w:rPr>
                                <w:rFonts w:ascii="Times New Roman" w:hAnsi="Times New Roman" w:cs="Times New Roman"/>
                                <w:sz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D582CA" id="Text Box 5" o:spid="_x0000_s1039" type="#_x0000_t202" style="position:absolute;left:0;text-align:left;margin-left:0;margin-top:.95pt;width:255pt;height:28.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" filled="f" stroked="f" strokeweight=".5pt">
                <v:textbox>
                  <w:txbxContent>
                    <w:p w:rsidR="007A0FD9" w:rsidRPr="00F6681F" w:rsidRDefault="007A0FD9" w:rsidP="009A2EA5">
                      <w:pPr>
                        <w:rPr>
                          <w:rFonts w:ascii="Times New Roman" w:hAnsi="Times New Roman" w:cs="Times New Roman"/>
                          <w:sz w:val="24"/>
                        </w:rPr>
                      </w:pPr>
                      <w:r w:rsidRPr="00F6681F">
                        <w:rPr>
                          <w:rFonts w:ascii="Times New Roman" w:hAnsi="Times New Roman" w:cs="Times New Roman"/>
                          <w:sz w:val="24"/>
                        </w:rPr>
                        <w:t>Figure 4.</w:t>
                      </w:r>
                      <w:r>
                        <w:rPr>
                          <w:rFonts w:ascii="Times New Roman" w:hAnsi="Times New Roman" w:cs="Times New Roman"/>
                          <w:sz w:val="24"/>
                        </w:rPr>
                        <w:t>4.4.1:</w:t>
                      </w:r>
                      <w:r w:rsidRPr="004B12B6">
                        <w:t xml:space="preserve"> </w:t>
                      </w:r>
                      <w:r w:rsidRPr="004B12B6">
                        <w:rPr>
                          <w:rFonts w:ascii="Times New Roman" w:hAnsi="Times New Roman" w:cs="Times New Roman"/>
                          <w:sz w:val="24"/>
                        </w:rPr>
                        <w:t>Driving info screen of the app</w:t>
                      </w:r>
                      <w:r>
                        <w:rPr>
                          <w:rFonts w:ascii="Times New Roman" w:hAnsi="Times New Roman" w:cs="Times New Roman"/>
                          <w:sz w:val="24"/>
                        </w:rPr>
                        <w:t xml:space="preserve"> </w:t>
                      </w:r>
                      <w:r>
                        <w:rPr>
                          <w:rFonts w:ascii="Times New Roman" w:hAnsi="Times New Roman" w:cs="Times New Roman"/>
                          <w:sz w:val="24"/>
                        </w:rPr>
                        <w:tab/>
                      </w:r>
                      <w:r w:rsidRPr="00F6681F">
                        <w:rPr>
                          <w:rFonts w:ascii="Times New Roman" w:hAnsi="Times New Roman" w:cs="Times New Roman"/>
                          <w:sz w:val="24"/>
                        </w:rPr>
                        <w:t>.</w:t>
                      </w:r>
                    </w:p>
                  </w:txbxContent>
                </v:textbox>
                <w10:wrap anchorx="margin"/>
              </v:shape>
            </w:pict>
          </mc:Fallback>
        </mc:AlternateContent>
      </w:r>
    </w:p>
    <w:p w:rsidR="009A2EA5" w:rsidRDefault="009A2EA5" w:rsidP="004B12B6">
      <w:pPr>
        <w:spacing w:line="360" w:lineRule="auto"/>
        <w:ind w:firstLine="720"/>
        <w:jc w:val="both"/>
        <w:rPr>
          <w:rFonts w:ascii="Times New Roman" w:hAnsi="Times New Roman" w:cs="Times New Roman"/>
          <w:sz w:val="24"/>
        </w:rPr>
      </w:pPr>
      <w:r w:rsidRPr="009A2EA5">
        <w:rPr>
          <w:rFonts w:ascii="Times New Roman" w:hAnsi="Times New Roman" w:cs="Times New Roman"/>
          <w:sz w:val="24"/>
        </w:rPr>
        <w:t xml:space="preserve">Figure 4.4.4.1 shows the interface of driving info screen. When user does not need navigation by google maps, user can access this button to find out the location in GPS-coordinates, speed and also the mileage travelled when the app is active. User will be prompt to activate the GPS function in the phone to ensure that the data is captured. The data retrieved from this activity will be tabled into database for administrative purpose. Admin can refer to the database to track </w:t>
      </w:r>
      <w:r w:rsidRPr="009A2EA5">
        <w:rPr>
          <w:rFonts w:ascii="Times New Roman" w:hAnsi="Times New Roman" w:cs="Times New Roman"/>
          <w:sz w:val="24"/>
        </w:rPr>
        <w:lastRenderedPageBreak/>
        <w:t xml:space="preserve">the whereabouts of the user, to ensure that user does not go out of bounds of UPM Serdang campus. Algorithm is imposed to act as geo-fencing to notify user whenever user is using the app outside the campus area.  </w:t>
      </w:r>
    </w:p>
    <w:p w:rsidR="004B12B6" w:rsidRDefault="004B12B6" w:rsidP="004B12B6">
      <w:pPr>
        <w:spacing w:line="360" w:lineRule="auto"/>
        <w:jc w:val="both"/>
        <w:rPr>
          <w:rFonts w:ascii="Times New Roman" w:hAnsi="Times New Roman" w:cs="Times New Roman"/>
          <w:sz w:val="24"/>
        </w:rPr>
      </w:pPr>
      <w:r>
        <w:rPr>
          <w:rFonts w:ascii="Times New Roman" w:hAnsi="Times New Roman" w:cs="Times New Roman"/>
          <w:sz w:val="24"/>
        </w:rPr>
        <w:t xml:space="preserve">4.5 Station Level Demand Prediction </w:t>
      </w:r>
    </w:p>
    <w:p w:rsidR="004B12B6" w:rsidRPr="004B12B6" w:rsidRDefault="004B12B6" w:rsidP="004B12B6">
      <w:pPr>
        <w:spacing w:line="360" w:lineRule="auto"/>
        <w:jc w:val="both"/>
        <w:rPr>
          <w:rFonts w:ascii="Times New Roman" w:eastAsia="Cambria" w:hAnsi="Times New Roman" w:cs="Times New Roman"/>
          <w:sz w:val="24"/>
          <w:szCs w:val="36"/>
          <w:lang w:eastAsia="en-US"/>
        </w:rPr>
      </w:pPr>
      <w:r w:rsidRPr="004B12B6">
        <w:rPr>
          <w:rFonts w:ascii="Times New Roman" w:hAnsi="Times New Roman" w:cs="Times New Roman"/>
        </w:rPr>
        <w:tab/>
        <w:t xml:space="preserve">4.5.1 </w:t>
      </w:r>
      <w:r w:rsidRPr="004B12B6">
        <w:rPr>
          <w:rFonts w:ascii="Times New Roman" w:eastAsia="Cambria" w:hAnsi="Times New Roman" w:cs="Times New Roman"/>
          <w:sz w:val="24"/>
          <w:szCs w:val="36"/>
          <w:lang w:eastAsia="en-US"/>
        </w:rPr>
        <w:t>Case 1</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The range of input as below:</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location = 11</w:t>
      </w:r>
      <w:r w:rsidRPr="004B12B6">
        <w:rPr>
          <w:rFonts w:ascii="Times New Roman" w:eastAsia="Cambria" w:hAnsi="Times New Roman" w:cs="Times New Roman"/>
          <w:sz w:val="24"/>
          <w:szCs w:val="36"/>
          <w:lang w:eastAsia="en-US"/>
        </w:rPr>
        <w:t xml:space="preserve"> (central region)</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population = </w:t>
      </w:r>
      <w:r>
        <w:rPr>
          <w:rFonts w:ascii="Times New Roman" w:eastAsia="Cambria" w:hAnsi="Times New Roman" w:cs="Times New Roman"/>
          <w:sz w:val="24"/>
          <w:szCs w:val="36"/>
          <w:lang w:eastAsia="en-US"/>
        </w:rPr>
        <w:t>37</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Pr>
          <w:rFonts w:ascii="Times New Roman" w:eastAsia="Cambria" w:hAnsi="Times New Roman" w:cs="Times New Roman" w:hint="eastAsia"/>
          <w:sz w:val="24"/>
          <w:szCs w:val="36"/>
          <w:lang w:eastAsia="en-US"/>
        </w:rPr>
        <w:t>temperature = 33</w:t>
      </w:r>
      <w:r w:rsidRPr="004B12B6">
        <w:rPr>
          <w:rFonts w:ascii="Times New Roman" w:eastAsia="Cambria" w:hAnsi="Times New Roman" w:cs="Times New Roman"/>
          <w:sz w:val="24"/>
          <w:szCs w:val="36"/>
          <w:lang w:eastAsia="en-US"/>
        </w:rPr>
        <w:t>℃</w:t>
      </w:r>
    </w:p>
    <w:p w:rsidR="004B12B6" w:rsidRPr="004B12B6" w:rsidRDefault="004B12B6" w:rsidP="004B12B6">
      <w:pPr>
        <w:numPr>
          <w:ilvl w:val="0"/>
          <w:numId w:val="8"/>
        </w:numPr>
        <w:spacing w:line="360" w:lineRule="auto"/>
        <w:ind w:left="1440"/>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time = 8p</w:t>
      </w:r>
      <w:r w:rsidRPr="004B12B6">
        <w:rPr>
          <w:rFonts w:ascii="Times New Roman" w:eastAsia="Cambria" w:hAnsi="Times New Roman" w:cs="Times New Roman"/>
          <w:sz w:val="24"/>
          <w:szCs w:val="36"/>
          <w:lang w:eastAsia="en-US"/>
        </w:rPr>
        <w:t>m</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The defuzzified result obtained is shown in a graph:</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Pr>
          <w:noProof/>
        </w:rPr>
        <w:drawing>
          <wp:anchor distT="0" distB="0" distL="114300" distR="114300" simplePos="0" relativeHeight="251736064" behindDoc="1" locked="0" layoutInCell="1" allowOverlap="1" wp14:anchorId="3081167E" wp14:editId="6348B364">
            <wp:simplePos x="0" y="0"/>
            <wp:positionH relativeFrom="margin">
              <wp:align>center</wp:align>
            </wp:positionH>
            <wp:positionV relativeFrom="paragraph">
              <wp:posOffset>8890</wp:posOffset>
            </wp:positionV>
            <wp:extent cx="2530475" cy="2152015"/>
            <wp:effectExtent l="0" t="0" r="3175" b="635"/>
            <wp:wrapTight wrapText="bothSides">
              <wp:wrapPolygon edited="0">
                <wp:start x="0" y="0"/>
                <wp:lineTo x="0" y="21415"/>
                <wp:lineTo x="21464" y="21415"/>
                <wp:lineTo x="2146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0475" cy="2152015"/>
                    </a:xfrm>
                    <a:prstGeom prst="rect">
                      <a:avLst/>
                    </a:prstGeom>
                  </pic:spPr>
                </pic:pic>
              </a:graphicData>
            </a:graphic>
            <wp14:sizeRelH relativeFrom="page">
              <wp14:pctWidth>0</wp14:pctWidth>
            </wp14:sizeRelH>
            <wp14:sizeRelV relativeFrom="page">
              <wp14:pctHeight>0</wp14:pctHeight>
            </wp14:sizeRelV>
          </wp:anchor>
        </w:drawing>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noProof/>
          <w:sz w:val="24"/>
          <w:szCs w:val="36"/>
        </w:rPr>
        <mc:AlternateContent>
          <mc:Choice Requires="wps">
            <w:drawing>
              <wp:anchor distT="0" distB="0" distL="114300" distR="114300" simplePos="0" relativeHeight="251732992" behindDoc="0" locked="0" layoutInCell="1" allowOverlap="1" wp14:anchorId="59DACDBF" wp14:editId="3A13FFF0">
                <wp:simplePos x="0" y="0"/>
                <wp:positionH relativeFrom="margin">
                  <wp:align>center</wp:align>
                </wp:positionH>
                <wp:positionV relativeFrom="paragraph">
                  <wp:posOffset>4349</wp:posOffset>
                </wp:positionV>
                <wp:extent cx="3252159" cy="396815"/>
                <wp:effectExtent l="0" t="0" r="0" b="3810"/>
                <wp:wrapNone/>
                <wp:docPr id="188" name="Text Box 188"/>
                <wp:cNvGraphicFramePr/>
                <a:graphic xmlns:a="http://schemas.openxmlformats.org/drawingml/2006/main">
                  <a:graphicData uri="http://schemas.microsoft.com/office/word/2010/wordprocessingShape">
                    <wps:wsp>
                      <wps:cNvSpPr txBox="1"/>
                      <wps:spPr>
                        <a:xfrm>
                          <a:off x="0" y="0"/>
                          <a:ext cx="3252159" cy="396815"/>
                        </a:xfrm>
                        <a:prstGeom prst="rect">
                          <a:avLst/>
                        </a:prstGeom>
                        <a:noFill/>
                        <a:ln w="6350">
                          <a:noFill/>
                        </a:ln>
                        <a:effectLst/>
                      </wps:spPr>
                      <wps:txbx>
                        <w:txbxContent>
                          <w:p w:rsidR="007A0FD9" w:rsidRPr="005F21A7" w:rsidRDefault="007A0FD9"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4.5.1.1: Defuzzified result of the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DACDBF" id="Text Box 188" o:spid="_x0000_s1040" type="#_x0000_t202" style="position:absolute;left:0;text-align:left;margin-left:0;margin-top:.35pt;width:256.1pt;height:31.2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" filled="f" stroked="f" strokeweight=".5pt">
                <v:textbox>
                  <w:txbxContent>
                    <w:p w:rsidR="007A0FD9" w:rsidRPr="005F21A7" w:rsidRDefault="007A0FD9"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4.5.1.1: Defuzzified result of the output.</w:t>
                      </w:r>
                    </w:p>
                  </w:txbxContent>
                </v:textbox>
                <w10:wrap anchorx="margin"/>
              </v:shape>
            </w:pict>
          </mc:Fallback>
        </mc:AlternateContent>
      </w: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The </w:t>
      </w:r>
      <w:r w:rsidR="002B1ADB">
        <w:rPr>
          <w:rFonts w:ascii="Times New Roman" w:eastAsia="Cambria" w:hAnsi="Times New Roman" w:cs="Times New Roman"/>
          <w:sz w:val="24"/>
          <w:szCs w:val="36"/>
          <w:lang w:eastAsia="en-US"/>
        </w:rPr>
        <w:t>figure 4.5.1.1</w:t>
      </w:r>
      <w:r w:rsidRPr="004B12B6">
        <w:rPr>
          <w:rFonts w:ascii="Times New Roman" w:eastAsia="Cambria" w:hAnsi="Times New Roman" w:cs="Times New Roman"/>
          <w:sz w:val="24"/>
          <w:szCs w:val="36"/>
          <w:lang w:eastAsia="en-US"/>
        </w:rPr>
        <w:t xml:space="preserve"> shows with the input as above, it will have a demand level of 4.5, which signifies that it has an average demand for the station.</w:t>
      </w: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4B12B6" w:rsidP="004B12B6">
      <w:pPr>
        <w:spacing w:line="360" w:lineRule="auto"/>
        <w:ind w:left="1020"/>
        <w:jc w:val="both"/>
        <w:rPr>
          <w:rFonts w:ascii="Times New Roman" w:eastAsia="Cambria" w:hAnsi="Times New Roman" w:cs="Times New Roman"/>
          <w:sz w:val="24"/>
          <w:szCs w:val="36"/>
          <w:lang w:eastAsia="en-US"/>
        </w:rPr>
      </w:pPr>
    </w:p>
    <w:p w:rsidR="004B12B6" w:rsidRPr="004B12B6" w:rsidRDefault="002B1ADB" w:rsidP="002B1ADB">
      <w:pPr>
        <w:spacing w:line="360" w:lineRule="auto"/>
        <w:ind w:left="720"/>
        <w:contextualSpacing/>
        <w:jc w:val="both"/>
        <w:rPr>
          <w:rFonts w:ascii="Times New Roman" w:eastAsia="Cambria" w:hAnsi="Times New Roman" w:cs="Times New Roman"/>
          <w:sz w:val="24"/>
          <w:szCs w:val="36"/>
          <w:lang w:eastAsia="en-US"/>
        </w:rPr>
      </w:pPr>
      <w:r w:rsidRPr="002B1ADB">
        <w:rPr>
          <w:rFonts w:ascii="Times New Roman" w:eastAsia="Cambria" w:hAnsi="Times New Roman" w:cs="Times New Roman"/>
          <w:sz w:val="24"/>
          <w:szCs w:val="36"/>
          <w:lang w:eastAsia="en-US"/>
        </w:rPr>
        <w:lastRenderedPageBreak/>
        <w:t xml:space="preserve">4.5.2 </w:t>
      </w:r>
      <w:r w:rsidRPr="004B12B6">
        <w:rPr>
          <w:rFonts w:ascii="Times New Roman" w:eastAsia="Cambria" w:hAnsi="Times New Roman" w:cs="Times New Roman"/>
          <w:sz w:val="24"/>
          <w:szCs w:val="36"/>
          <w:lang w:eastAsia="en-US"/>
        </w:rPr>
        <w:t>Case 2</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The demand level is set at 7.5, which act as a barrier to find out the best condition of all inputs, and the result is shown as below:</w:t>
      </w:r>
    </w:p>
    <w:p w:rsidR="004B12B6" w:rsidRPr="004B12B6" w:rsidRDefault="004B12B6" w:rsidP="004B12B6">
      <w:pPr>
        <w:spacing w:line="360" w:lineRule="auto"/>
        <w:ind w:left="720"/>
        <w:jc w:val="both"/>
        <w:rPr>
          <w:rFonts w:ascii="Times New Roman" w:eastAsia="Cambria" w:hAnsi="Times New Roman" w:cs="Times New Roman"/>
          <w:sz w:val="24"/>
          <w:szCs w:val="36"/>
          <w:lang w:eastAsia="en-US"/>
        </w:rPr>
      </w:pPr>
      <w:r w:rsidRPr="004B12B6">
        <w:rPr>
          <w:noProof/>
        </w:rPr>
        <w:drawing>
          <wp:anchor distT="0" distB="0" distL="114300" distR="114300" simplePos="0" relativeHeight="251734016" behindDoc="1" locked="0" layoutInCell="1" allowOverlap="1" wp14:anchorId="2C4E7514" wp14:editId="58EE4067">
            <wp:simplePos x="0" y="0"/>
            <wp:positionH relativeFrom="margin">
              <wp:posOffset>1595755</wp:posOffset>
            </wp:positionH>
            <wp:positionV relativeFrom="paragraph">
              <wp:posOffset>7620</wp:posOffset>
            </wp:positionV>
            <wp:extent cx="2929255" cy="2277110"/>
            <wp:effectExtent l="0" t="0" r="4445" b="8890"/>
            <wp:wrapTight wrapText="bothSides">
              <wp:wrapPolygon edited="0">
                <wp:start x="0" y="0"/>
                <wp:lineTo x="0" y="21504"/>
                <wp:lineTo x="21492" y="21504"/>
                <wp:lineTo x="21492" y="0"/>
                <wp:lineTo x="0" y="0"/>
              </wp:wrapPolygon>
            </wp:wrapTight>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109" t="9637" r="6739" b="7949"/>
                    <a:stretch/>
                  </pic:blipFill>
                  <pic:spPr bwMode="auto">
                    <a:xfrm>
                      <a:off x="0" y="0"/>
                      <a:ext cx="2929255" cy="2277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jc w:val="both"/>
        <w:rPr>
          <w:rFonts w:ascii="Times New Roman" w:eastAsia="Cambria" w:hAnsi="Times New Roman" w:cs="Times New Roman"/>
          <w:b/>
          <w:sz w:val="28"/>
          <w:szCs w:val="36"/>
          <w:lang w:eastAsia="en-US"/>
        </w:rPr>
      </w:pPr>
      <w:r w:rsidRPr="004B12B6">
        <w:rPr>
          <w:rFonts w:ascii="Times New Roman" w:eastAsia="Cambria" w:hAnsi="Times New Roman" w:cs="Times New Roman"/>
          <w:noProof/>
          <w:sz w:val="24"/>
          <w:szCs w:val="36"/>
        </w:rPr>
        <mc:AlternateContent>
          <mc:Choice Requires="wps">
            <w:drawing>
              <wp:anchor distT="0" distB="0" distL="114300" distR="114300" simplePos="0" relativeHeight="251735040" behindDoc="0" locked="0" layoutInCell="1" allowOverlap="1" wp14:anchorId="47299BD7" wp14:editId="224C5A94">
                <wp:simplePos x="0" y="0"/>
                <wp:positionH relativeFrom="margin">
                  <wp:posOffset>1316736</wp:posOffset>
                </wp:positionH>
                <wp:positionV relativeFrom="paragraph">
                  <wp:posOffset>323393</wp:posOffset>
                </wp:positionV>
                <wp:extent cx="3847795" cy="396815"/>
                <wp:effectExtent l="0" t="0" r="0" b="3810"/>
                <wp:wrapNone/>
                <wp:docPr id="189" name="Text Box 189"/>
                <wp:cNvGraphicFramePr/>
                <a:graphic xmlns:a="http://schemas.openxmlformats.org/drawingml/2006/main">
                  <a:graphicData uri="http://schemas.microsoft.com/office/word/2010/wordprocessingShape">
                    <wps:wsp>
                      <wps:cNvSpPr txBox="1"/>
                      <wps:spPr>
                        <a:xfrm>
                          <a:off x="0" y="0"/>
                          <a:ext cx="3847795" cy="396815"/>
                        </a:xfrm>
                        <a:prstGeom prst="rect">
                          <a:avLst/>
                        </a:prstGeom>
                        <a:noFill/>
                        <a:ln w="6350">
                          <a:noFill/>
                        </a:ln>
                        <a:effectLst/>
                      </wps:spPr>
                      <wps:txbx>
                        <w:txbxContent>
                          <w:p w:rsidR="007A0FD9" w:rsidRPr="005F21A7" w:rsidRDefault="007A0FD9"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4.5.2.1: Defuzzified result of the output after loops.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299BD7" id="Text Box 189" o:spid="_x0000_s1041" type="#_x0000_t202" style="position:absolute;left:0;text-align:left;margin-left:103.7pt;margin-top:25.45pt;width:303pt;height:31.25pt;z-index:2517350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" filled="f" stroked="f" strokeweight=".5pt">
                <v:textbox>
                  <w:txbxContent>
                    <w:p w:rsidR="007A0FD9" w:rsidRPr="005F21A7" w:rsidRDefault="007A0FD9" w:rsidP="004B12B6">
                      <w:pPr>
                        <w:jc w:val="center"/>
                        <w:rPr>
                          <w:rFonts w:ascii="Times New Roman" w:hAnsi="Times New Roman" w:cs="Times New Roman"/>
                          <w:sz w:val="24"/>
                          <w:szCs w:val="24"/>
                        </w:rPr>
                      </w:pPr>
                      <w:r w:rsidRPr="005F21A7">
                        <w:rPr>
                          <w:rFonts w:ascii="Times New Roman" w:hAnsi="Times New Roman" w:cs="Times New Roman"/>
                          <w:sz w:val="24"/>
                          <w:szCs w:val="24"/>
                        </w:rPr>
                        <w:t xml:space="preserve">Figure </w:t>
                      </w:r>
                      <w:r>
                        <w:rPr>
                          <w:rFonts w:ascii="Times New Roman" w:hAnsi="Times New Roman" w:cs="Times New Roman"/>
                          <w:sz w:val="24"/>
                          <w:szCs w:val="24"/>
                        </w:rPr>
                        <w:t>4.5.2.1: Defuzzified result of the output after loops.</w:t>
                      </w:r>
                    </w:p>
                  </w:txbxContent>
                </v:textbox>
                <w10:wrap anchorx="margin"/>
              </v:shape>
            </w:pict>
          </mc:Fallback>
        </mc:AlternateContent>
      </w:r>
    </w:p>
    <w:p w:rsidR="004B12B6" w:rsidRPr="004B12B6" w:rsidRDefault="004B12B6" w:rsidP="004B12B6">
      <w:pPr>
        <w:spacing w:line="360" w:lineRule="auto"/>
        <w:jc w:val="both"/>
        <w:rPr>
          <w:rFonts w:ascii="Times New Roman" w:eastAsia="Cambria" w:hAnsi="Times New Roman" w:cs="Times New Roman"/>
          <w:b/>
          <w:sz w:val="28"/>
          <w:szCs w:val="36"/>
          <w:lang w:eastAsia="en-US"/>
        </w:rPr>
      </w:pPr>
    </w:p>
    <w:p w:rsidR="004B12B6" w:rsidRPr="004B12B6" w:rsidRDefault="004B12B6" w:rsidP="004B12B6">
      <w:pPr>
        <w:spacing w:line="360" w:lineRule="auto"/>
        <w:ind w:left="720" w:firstLine="720"/>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 xml:space="preserve">After </w:t>
      </w:r>
      <w:r w:rsidR="002B1ADB">
        <w:rPr>
          <w:rFonts w:ascii="Times New Roman" w:eastAsia="Cambria" w:hAnsi="Times New Roman" w:cs="Times New Roman"/>
          <w:sz w:val="24"/>
          <w:szCs w:val="36"/>
          <w:lang w:eastAsia="en-US"/>
        </w:rPr>
        <w:t>the run of the loops for the 2384</w:t>
      </w:r>
      <w:r w:rsidR="002B1ADB">
        <w:rPr>
          <w:rFonts w:ascii="Times New Roman" w:eastAsia="Cambria" w:hAnsi="Times New Roman" w:cs="Times New Roman"/>
          <w:sz w:val="24"/>
          <w:szCs w:val="36"/>
          <w:vertAlign w:val="superscript"/>
          <w:lang w:eastAsia="en-US"/>
        </w:rPr>
        <w:t>th</w:t>
      </w:r>
      <w:r w:rsidRPr="004B12B6">
        <w:rPr>
          <w:rFonts w:ascii="Times New Roman" w:eastAsia="Cambria" w:hAnsi="Times New Roman" w:cs="Times New Roman"/>
          <w:sz w:val="24"/>
          <w:szCs w:val="36"/>
          <w:lang w:eastAsia="en-US"/>
        </w:rPr>
        <w:t xml:space="preserve"> time, the system has able to generate the randomize input of:</w:t>
      </w:r>
    </w:p>
    <w:p w:rsidR="004B12B6" w:rsidRPr="004B12B6" w:rsidRDefault="004B12B6" w:rsidP="004B12B6">
      <w:pPr>
        <w:numPr>
          <w:ilvl w:val="0"/>
          <w:numId w:val="9"/>
        </w:numPr>
        <w:spacing w:line="360" w:lineRule="auto"/>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Location</w:t>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t xml:space="preserve">: </w:t>
      </w:r>
      <w:r w:rsidR="002B1ADB">
        <w:rPr>
          <w:rFonts w:ascii="Times New Roman" w:eastAsia="Cambria" w:hAnsi="Times New Roman" w:cs="Times New Roman"/>
          <w:sz w:val="24"/>
          <w:szCs w:val="36"/>
          <w:lang w:eastAsia="en-US"/>
        </w:rPr>
        <w:t>1</w:t>
      </w:r>
      <w:r w:rsidRPr="004B12B6">
        <w:rPr>
          <w:rFonts w:ascii="Times New Roman" w:eastAsia="Cambria" w:hAnsi="Times New Roman" w:cs="Times New Roman"/>
          <w:sz w:val="24"/>
          <w:szCs w:val="36"/>
          <w:lang w:eastAsia="en-US"/>
        </w:rPr>
        <w:t>2 (</w:t>
      </w:r>
      <w:r w:rsidR="002B1ADB">
        <w:rPr>
          <w:rFonts w:ascii="Times New Roman" w:eastAsia="Cambria" w:hAnsi="Times New Roman" w:cs="Times New Roman"/>
          <w:sz w:val="24"/>
          <w:szCs w:val="36"/>
          <w:lang w:eastAsia="en-US"/>
        </w:rPr>
        <w:t>Central</w:t>
      </w:r>
      <w:r w:rsidRPr="004B12B6">
        <w:rPr>
          <w:rFonts w:ascii="Times New Roman" w:eastAsia="Cambria" w:hAnsi="Times New Roman" w:cs="Times New Roman"/>
          <w:sz w:val="24"/>
          <w:szCs w:val="36"/>
          <w:lang w:eastAsia="en-US"/>
        </w:rPr>
        <w:t xml:space="preserve"> Region)</w:t>
      </w:r>
    </w:p>
    <w:p w:rsidR="004B12B6" w:rsidRPr="004B12B6" w:rsidRDefault="004B12B6" w:rsidP="004B12B6">
      <w:pPr>
        <w:numPr>
          <w:ilvl w:val="0"/>
          <w:numId w:val="9"/>
        </w:numPr>
        <w:spacing w:line="360" w:lineRule="auto"/>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Population</w:t>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t>: 48 (out of 50 sample size)</w:t>
      </w:r>
    </w:p>
    <w:p w:rsidR="004B12B6" w:rsidRPr="004B12B6" w:rsidRDefault="002B1ADB" w:rsidP="004B12B6">
      <w:pPr>
        <w:numPr>
          <w:ilvl w:val="0"/>
          <w:numId w:val="9"/>
        </w:numPr>
        <w:spacing w:line="360" w:lineRule="auto"/>
        <w:contextualSpacing/>
        <w:jc w:val="both"/>
        <w:rPr>
          <w:rFonts w:ascii="Times New Roman" w:eastAsia="Cambria" w:hAnsi="Times New Roman" w:cs="Times New Roman"/>
          <w:sz w:val="24"/>
          <w:szCs w:val="36"/>
          <w:lang w:eastAsia="en-US"/>
        </w:rPr>
      </w:pPr>
      <w:r>
        <w:rPr>
          <w:rFonts w:ascii="Times New Roman" w:eastAsia="Cambria" w:hAnsi="Times New Roman" w:cs="Times New Roman"/>
          <w:sz w:val="24"/>
          <w:szCs w:val="36"/>
          <w:lang w:eastAsia="en-US"/>
        </w:rPr>
        <w:t>Temperature of the day</w:t>
      </w:r>
      <w:r>
        <w:rPr>
          <w:rFonts w:ascii="Times New Roman" w:eastAsia="Cambria" w:hAnsi="Times New Roman" w:cs="Times New Roman"/>
          <w:sz w:val="24"/>
          <w:szCs w:val="36"/>
          <w:lang w:eastAsia="en-US"/>
        </w:rPr>
        <w:tab/>
        <w:t>: 35</w:t>
      </w:r>
      <w:r w:rsidR="004B12B6" w:rsidRPr="004B12B6">
        <w:rPr>
          <w:rFonts w:ascii="Times New Roman" w:eastAsia="Cambria" w:hAnsi="Times New Roman" w:cs="Times New Roman"/>
          <w:sz w:val="24"/>
          <w:szCs w:val="36"/>
          <w:lang w:eastAsia="en-US"/>
        </w:rPr>
        <w:t xml:space="preserve"> (</w:t>
      </w:r>
      <w:r>
        <w:rPr>
          <w:rFonts w:ascii="Times New Roman" w:eastAsia="Cambria" w:hAnsi="Times New Roman" w:cs="Times New Roman"/>
          <w:sz w:val="24"/>
          <w:szCs w:val="36"/>
          <w:lang w:eastAsia="en-US"/>
        </w:rPr>
        <w:t>high</w:t>
      </w:r>
      <w:r w:rsidR="004B12B6" w:rsidRPr="004B12B6">
        <w:rPr>
          <w:rFonts w:ascii="Times New Roman" w:eastAsia="Cambria" w:hAnsi="Times New Roman" w:cs="Times New Roman"/>
          <w:sz w:val="24"/>
          <w:szCs w:val="36"/>
          <w:lang w:eastAsia="en-US"/>
        </w:rPr>
        <w:t xml:space="preserve"> region)</w:t>
      </w:r>
    </w:p>
    <w:p w:rsidR="004B12B6" w:rsidRPr="004B12B6" w:rsidRDefault="004B12B6" w:rsidP="004B12B6">
      <w:pPr>
        <w:numPr>
          <w:ilvl w:val="0"/>
          <w:numId w:val="9"/>
        </w:numPr>
        <w:spacing w:line="360" w:lineRule="auto"/>
        <w:contextualSpacing/>
        <w:jc w:val="both"/>
        <w:rPr>
          <w:rFonts w:ascii="Times New Roman" w:eastAsia="Cambria" w:hAnsi="Times New Roman" w:cs="Times New Roman"/>
          <w:sz w:val="24"/>
          <w:szCs w:val="36"/>
          <w:lang w:eastAsia="en-US"/>
        </w:rPr>
      </w:pPr>
      <w:r w:rsidRPr="004B12B6">
        <w:rPr>
          <w:rFonts w:ascii="Times New Roman" w:eastAsia="Cambria" w:hAnsi="Times New Roman" w:cs="Times New Roman"/>
          <w:sz w:val="24"/>
          <w:szCs w:val="36"/>
          <w:lang w:eastAsia="en-US"/>
        </w:rPr>
        <w:t>Time of travel</w:t>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r>
      <w:r w:rsidRPr="004B12B6">
        <w:rPr>
          <w:rFonts w:ascii="Times New Roman" w:eastAsia="Cambria" w:hAnsi="Times New Roman" w:cs="Times New Roman"/>
          <w:sz w:val="24"/>
          <w:szCs w:val="36"/>
          <w:lang w:eastAsia="en-US"/>
        </w:rPr>
        <w:tab/>
        <w:t>: 0 (morning region)</w:t>
      </w:r>
    </w:p>
    <w:p w:rsidR="004B12B6" w:rsidRPr="009A2EA5" w:rsidRDefault="004B12B6" w:rsidP="004B12B6">
      <w:pPr>
        <w:spacing w:line="360" w:lineRule="auto"/>
        <w:jc w:val="both"/>
        <w:rPr>
          <w:rFonts w:ascii="Times New Roman" w:hAnsi="Times New Roman" w:cs="Times New Roman"/>
          <w:sz w:val="24"/>
        </w:rPr>
      </w:pPr>
      <w:r w:rsidRPr="004B12B6">
        <w:rPr>
          <w:rFonts w:ascii="Times New Roman" w:eastAsia="Cambria" w:hAnsi="Times New Roman" w:cs="Times New Roman"/>
          <w:sz w:val="24"/>
          <w:szCs w:val="36"/>
          <w:lang w:eastAsia="en-US"/>
        </w:rPr>
        <w:t xml:space="preserve">It is observed that the readings does not seems logical, as Malaysia </w:t>
      </w:r>
      <w:r w:rsidR="002B1ADB">
        <w:rPr>
          <w:rFonts w:ascii="Times New Roman" w:eastAsia="Cambria" w:hAnsi="Times New Roman" w:cs="Times New Roman"/>
          <w:sz w:val="24"/>
          <w:szCs w:val="36"/>
          <w:lang w:eastAsia="en-US"/>
        </w:rPr>
        <w:t>at</w:t>
      </w:r>
      <w:r w:rsidRPr="004B12B6">
        <w:rPr>
          <w:rFonts w:ascii="Times New Roman" w:eastAsia="Cambria" w:hAnsi="Times New Roman" w:cs="Times New Roman"/>
          <w:sz w:val="24"/>
          <w:szCs w:val="36"/>
          <w:lang w:eastAsia="en-US"/>
        </w:rPr>
        <w:t xml:space="preserve"> midnight 12am is not recommended to stay out in campus. It is obvious that the system will require a real-time dataset in order for it to improve. The other ways for improvement is that the system must improves its fuzzy rule in making a more detailed and precise rule which fits the system better to the real-time dataset.</w:t>
      </w:r>
    </w:p>
    <w:p w:rsidR="009A2EA5" w:rsidRPr="004B12B6" w:rsidRDefault="004B12B6" w:rsidP="009A2EA5">
      <w:pPr>
        <w:spacing w:line="360" w:lineRule="auto"/>
        <w:jc w:val="both"/>
        <w:rPr>
          <w:rFonts w:ascii="Times New Roman" w:hAnsi="Times New Roman" w:cs="Times New Roman"/>
          <w:sz w:val="24"/>
        </w:rPr>
      </w:pPr>
      <w:r w:rsidRPr="004B12B6">
        <w:rPr>
          <w:rFonts w:ascii="Times New Roman" w:hAnsi="Times New Roman" w:cs="Times New Roman"/>
          <w:sz w:val="24"/>
        </w:rPr>
        <w:t>4.6</w:t>
      </w:r>
      <w:r w:rsidR="009A2EA5" w:rsidRPr="004B12B6">
        <w:rPr>
          <w:rFonts w:ascii="Times New Roman" w:hAnsi="Times New Roman" w:cs="Times New Roman"/>
          <w:sz w:val="24"/>
        </w:rPr>
        <w:t xml:space="preserve"> Performance Testing</w:t>
      </w:r>
    </w:p>
    <w:p w:rsid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The MyCOMS app is tested in different type of Android devices, which are Samsung Galaxy J7, Redmi Note 4 and Asus Zenfone 5. All the features in the application are working well. However there is slight difference in the accuracy of the GPS coordinate as different devices has </w:t>
      </w:r>
      <w:r w:rsidRPr="009A2EA5">
        <w:rPr>
          <w:rFonts w:ascii="Times New Roman" w:hAnsi="Times New Roman" w:cs="Times New Roman"/>
          <w:sz w:val="24"/>
        </w:rPr>
        <w:lastRenderedPageBreak/>
        <w:t xml:space="preserve">different sensitivity of GPS and different modules are used. User will have to wait for a few moment for the GPS sensor to calibrate the accuracy of the coordinate. </w:t>
      </w:r>
    </w:p>
    <w:p w:rsidR="002B1ADB" w:rsidRPr="009A2EA5" w:rsidRDefault="002B1ADB" w:rsidP="009A2EA5">
      <w:pPr>
        <w:spacing w:line="360" w:lineRule="auto"/>
        <w:jc w:val="both"/>
        <w:rPr>
          <w:rFonts w:ascii="Times New Roman" w:hAnsi="Times New Roman" w:cs="Times New Roman"/>
          <w:sz w:val="24"/>
        </w:rPr>
      </w:pPr>
      <w:r>
        <w:rPr>
          <w:rFonts w:ascii="Times New Roman" w:hAnsi="Times New Roman" w:cs="Times New Roman"/>
          <w:sz w:val="24"/>
        </w:rPr>
        <w:tab/>
        <w:t>Smart phone’s OS and the version of the google play services will affect the deployment of the application, as certain functions and user interface of the application is based on the SDK version of 27, which some of it might not be applicable to the previous versions. User’s smartphone must be updated in terms of OS and the google play services in order for the application to run normally.</w:t>
      </w:r>
    </w:p>
    <w:p w:rsidR="009A2EA5" w:rsidRPr="004B12B6" w:rsidRDefault="004B12B6" w:rsidP="009A2EA5">
      <w:pPr>
        <w:spacing w:line="360" w:lineRule="auto"/>
        <w:jc w:val="both"/>
        <w:rPr>
          <w:rFonts w:ascii="Times New Roman" w:hAnsi="Times New Roman" w:cs="Times New Roman"/>
          <w:sz w:val="24"/>
        </w:rPr>
      </w:pPr>
      <w:r w:rsidRPr="004B12B6">
        <w:rPr>
          <w:rFonts w:ascii="Times New Roman" w:hAnsi="Times New Roman" w:cs="Times New Roman"/>
          <w:sz w:val="24"/>
        </w:rPr>
        <w:t>4.7</w:t>
      </w:r>
      <w:r w:rsidR="009A2EA5" w:rsidRPr="004B12B6">
        <w:rPr>
          <w:rFonts w:ascii="Times New Roman" w:hAnsi="Times New Roman" w:cs="Times New Roman"/>
          <w:sz w:val="24"/>
        </w:rPr>
        <w:t xml:space="preserve"> Summarize</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The GPS coordinate and speed obtained from the driving info component is the latitude and longitude of the user, and estimated speed of the user based on the calculation from built-in GPS module. The location coordinate is updated constantly in database repeatedly to maintain latest information of the user and EV. The location is tracked real-time and is displayed on the map. </w:t>
      </w:r>
    </w:p>
    <w:p w:rsidR="009A2EA5" w:rsidRPr="009A2EA5" w:rsidRDefault="009A2EA5" w:rsidP="009A2EA5">
      <w:pPr>
        <w:spacing w:line="360" w:lineRule="auto"/>
        <w:jc w:val="both"/>
        <w:rPr>
          <w:rFonts w:ascii="Times New Roman" w:hAnsi="Times New Roman" w:cs="Times New Roman"/>
          <w:sz w:val="24"/>
        </w:rPr>
      </w:pPr>
    </w:p>
    <w:p w:rsidR="009A2EA5" w:rsidRPr="004B12B6" w:rsidRDefault="004B12B6" w:rsidP="009A2EA5">
      <w:pPr>
        <w:spacing w:line="360" w:lineRule="auto"/>
        <w:jc w:val="both"/>
        <w:rPr>
          <w:rFonts w:ascii="Times New Roman" w:hAnsi="Times New Roman" w:cs="Times New Roman"/>
          <w:sz w:val="24"/>
        </w:rPr>
      </w:pPr>
      <w:r w:rsidRPr="004B12B6">
        <w:rPr>
          <w:rFonts w:ascii="Times New Roman" w:hAnsi="Times New Roman" w:cs="Times New Roman"/>
          <w:sz w:val="24"/>
        </w:rPr>
        <w:t>4.8</w:t>
      </w:r>
      <w:r w:rsidR="009A2EA5" w:rsidRPr="004B12B6">
        <w:rPr>
          <w:rFonts w:ascii="Times New Roman" w:hAnsi="Times New Roman" w:cs="Times New Roman"/>
          <w:sz w:val="24"/>
        </w:rPr>
        <w:t xml:space="preserve"> Limitation</w:t>
      </w:r>
    </w:p>
    <w:p w:rsidR="009A2EA5" w:rsidRPr="009A2EA5" w:rsidRDefault="009A2EA5" w:rsidP="009A2EA5">
      <w:pPr>
        <w:spacing w:line="360" w:lineRule="auto"/>
        <w:jc w:val="both"/>
        <w:rPr>
          <w:rFonts w:ascii="Times New Roman" w:hAnsi="Times New Roman" w:cs="Times New Roman"/>
          <w:sz w:val="24"/>
        </w:rPr>
      </w:pPr>
      <w:r w:rsidRPr="009A2EA5">
        <w:rPr>
          <w:rFonts w:ascii="Times New Roman" w:hAnsi="Times New Roman" w:cs="Times New Roman"/>
          <w:sz w:val="24"/>
        </w:rPr>
        <w:tab/>
        <w:t xml:space="preserve">This EV booking app is restricted to Android based smart phone only. This application will work when there is connection to the internet. The navigation, user info collection and also booking managing and selection requires internet access to send the data to the database. User will need internet connection to retrieve the constant update of the location of the EV before creating booking request. The location of the user can only be estimated due to the sensitivity of the GPS module from the Android mobile phone. </w:t>
      </w: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320DD" w:rsidRDefault="000320DD" w:rsidP="00F81661">
      <w:pPr>
        <w:spacing w:line="360" w:lineRule="auto"/>
        <w:jc w:val="both"/>
        <w:rPr>
          <w:rFonts w:ascii="Times New Roman" w:hAnsi="Times New Roman" w:cs="Times New Roman"/>
          <w:sz w:val="24"/>
          <w:szCs w:val="24"/>
        </w:rPr>
      </w:pPr>
    </w:p>
    <w:p w:rsidR="00072971" w:rsidRDefault="00072971" w:rsidP="00F81661">
      <w:pPr>
        <w:spacing w:line="360" w:lineRule="auto"/>
        <w:jc w:val="both"/>
        <w:rPr>
          <w:rFonts w:ascii="Times New Roman" w:hAnsi="Times New Roman" w:cs="Times New Roman"/>
          <w:sz w:val="24"/>
          <w:szCs w:val="24"/>
        </w:rPr>
      </w:pPr>
    </w:p>
    <w:p w:rsidR="002B1ADB" w:rsidRDefault="002B1ADB" w:rsidP="00B8408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CHAPTER 5</w:t>
      </w:r>
    </w:p>
    <w:p w:rsidR="002B1ADB" w:rsidRDefault="002B1ADB" w:rsidP="00B8408C">
      <w:pPr>
        <w:spacing w:line="360" w:lineRule="auto"/>
        <w:jc w:val="center"/>
        <w:rPr>
          <w:rFonts w:ascii="Times New Roman" w:hAnsi="Times New Roman" w:cs="Times New Roman"/>
          <w:sz w:val="24"/>
          <w:szCs w:val="24"/>
        </w:rPr>
      </w:pPr>
      <w:r>
        <w:rPr>
          <w:rFonts w:ascii="Times New Roman" w:hAnsi="Times New Roman" w:cs="Times New Roman"/>
          <w:sz w:val="24"/>
          <w:szCs w:val="24"/>
        </w:rPr>
        <w:t>CONCLUSION</w:t>
      </w:r>
    </w:p>
    <w:p w:rsidR="002B1ADB"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5.1 Conclusion </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 conclusion, an Android based single-seated vehicle booking and ride sharing system is developed and presented in a form of Android mobile application, MyCOMS. MyCOMS application is developed with real time viewing and booking of vehicle features. With all the features developed in the application, users are able to interact and experience high quality of user interface as well as minimal delays in synchronizing data with the database. Moreover, this MyCOMS application is able to increase the efficiency among students and staff of UPM travelling in between faculties and colleges with interactions made through the application. </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5.2 Future Works</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MyCOMS application still has a big room for improvements. More advance features such as two-factor authentication, voice and sms for emergency purpose can be studied and developed in the future. Moreover, the user interface of the MyCOMS application can be improved by having proper icons customized specially for the application. </w:t>
      </w:r>
    </w:p>
    <w:p w:rsidR="00B8408C" w:rsidRDefault="00B8408C" w:rsidP="00B8408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2195F">
        <w:rPr>
          <w:rFonts w:ascii="Times New Roman" w:hAnsi="Times New Roman" w:cs="Times New Roman"/>
          <w:sz w:val="24"/>
          <w:szCs w:val="24"/>
        </w:rPr>
        <w:t>A website for admin should be developed in the future to ease admin in managing multiple users’ account with ease. With good design and layout, the website would reduce the trouble for admin to search through the database to look for certain details. The application for the vehicle can be developed and synchronized so that the details of the vehicles such as battery level, speed and location will be automatically updated to the database.</w:t>
      </w:r>
    </w:p>
    <w:p w:rsidR="00A3656E" w:rsidRDefault="00E2195F" w:rsidP="00E2195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More advanced features and better graphical user interface should be developed and designed in the future. </w:t>
      </w:r>
    </w:p>
    <w:p w:rsidR="002E3F36" w:rsidRDefault="002E3F36" w:rsidP="00E2195F">
      <w:pPr>
        <w:spacing w:line="360" w:lineRule="auto"/>
        <w:jc w:val="both"/>
        <w:rPr>
          <w:rFonts w:ascii="Times New Roman" w:hAnsi="Times New Roman" w:cs="Times New Roman"/>
          <w:b/>
          <w:sz w:val="24"/>
          <w:szCs w:val="24"/>
        </w:rPr>
      </w:pPr>
      <w:r>
        <w:rPr>
          <w:rFonts w:ascii="Times New Roman" w:hAnsi="Times New Roman" w:cs="Times New Roman"/>
          <w:sz w:val="24"/>
          <w:szCs w:val="24"/>
        </w:rPr>
        <w:t>**explain part of project, integrate (check if mentioned)</w:t>
      </w: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A3656E" w:rsidRDefault="00A3656E">
      <w:pPr>
        <w:rPr>
          <w:rFonts w:ascii="Times New Roman" w:hAnsi="Times New Roman" w:cs="Times New Roman"/>
          <w:b/>
          <w:sz w:val="24"/>
          <w:szCs w:val="24"/>
        </w:rPr>
      </w:pPr>
    </w:p>
    <w:p w:rsidR="00BE070C" w:rsidRPr="00D143EB" w:rsidRDefault="00BE070C" w:rsidP="00D143EB">
      <w:pPr>
        <w:spacing w:line="360" w:lineRule="auto"/>
        <w:jc w:val="center"/>
        <w:rPr>
          <w:rFonts w:ascii="Times New Roman" w:hAnsi="Times New Roman" w:cs="Times New Roman"/>
          <w:b/>
          <w:sz w:val="24"/>
          <w:szCs w:val="24"/>
        </w:rPr>
      </w:pPr>
      <w:r w:rsidRPr="00D143EB">
        <w:rPr>
          <w:rFonts w:ascii="Times New Roman" w:hAnsi="Times New Roman" w:cs="Times New Roman"/>
          <w:b/>
          <w:sz w:val="24"/>
          <w:szCs w:val="24"/>
        </w:rPr>
        <w:t>REFERENCES</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[1] F.R. Amirul, The Taxi Service </w:t>
      </w:r>
      <w:r w:rsidR="00E264C4">
        <w:rPr>
          <w:rFonts w:ascii="Times New Roman" w:hAnsi="Times New Roman" w:cs="Times New Roman"/>
          <w:sz w:val="24"/>
          <w:szCs w:val="24"/>
        </w:rPr>
        <w:t xml:space="preserve">Review Malaysia Context, </w:t>
      </w:r>
      <w:r w:rsidRPr="00F81661">
        <w:rPr>
          <w:rFonts w:ascii="Times New Roman" w:hAnsi="Times New Roman" w:cs="Times New Roman"/>
          <w:sz w:val="24"/>
          <w:szCs w:val="24"/>
        </w:rPr>
        <w:t>Mediterranean Journal of Social Sciences,</w:t>
      </w:r>
      <w:r w:rsidR="00A30476">
        <w:rPr>
          <w:rFonts w:ascii="Times New Roman" w:hAnsi="Times New Roman" w:cs="Times New Roman"/>
          <w:sz w:val="24"/>
          <w:szCs w:val="24"/>
        </w:rPr>
        <w:t xml:space="preserve"> Vol 7 No 4,pp 559 - 563, 2016.</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[2] D. Ulloa et al.,Mining Social Media for Open Innovation in Transportation Systems, 2016 Institute of Electrical and Electronics Engineers 19th International Conference on Intelligent Transportat</w:t>
      </w:r>
      <w:r w:rsidR="00A30476">
        <w:rPr>
          <w:rFonts w:ascii="Times New Roman" w:hAnsi="Times New Roman" w:cs="Times New Roman"/>
          <w:sz w:val="24"/>
          <w:szCs w:val="24"/>
        </w:rPr>
        <w:t>ion Systems, pp 169- 174, 2016.</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[3] </w:t>
      </w:r>
      <w:r w:rsidR="00FF13FE" w:rsidRPr="00FF13FE">
        <w:rPr>
          <w:rFonts w:ascii="Times New Roman" w:hAnsi="Times New Roman" w:cs="Times New Roman"/>
          <w:sz w:val="24"/>
          <w:szCs w:val="24"/>
        </w:rPr>
        <w:t>C. MacDonald, Uber Is Built on Trust, Institute of Electrical and Electronics Engineers Technology and Society Magazine June 2016, pp 38 – 39, 2016.</w:t>
      </w:r>
      <w:r w:rsidR="00A30476">
        <w:rPr>
          <w:rFonts w:ascii="Times New Roman" w:hAnsi="Times New Roman" w:cs="Times New Roman"/>
          <w:sz w:val="24"/>
          <w:szCs w:val="24"/>
        </w:rPr>
        <w:t xml:space="preserve"> </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[4] </w:t>
      </w:r>
      <w:r w:rsidR="00FF13FE" w:rsidRPr="00FF13FE">
        <w:rPr>
          <w:rFonts w:ascii="Times New Roman" w:hAnsi="Times New Roman" w:cs="Times New Roman"/>
          <w:sz w:val="24"/>
          <w:szCs w:val="24"/>
        </w:rPr>
        <w:t>P. W. H. Jamilah, Analysis on Effects of Brand Community on Brand Loyalty in the Social Media: A Case Study of An Online Transportation (UBER), International Conference on Advanced Computer Science and Information Systems 2016, pp 239- 244, 2016.</w:t>
      </w:r>
    </w:p>
    <w:p w:rsidR="00BE070C" w:rsidRPr="00F81661" w:rsidRDefault="00BE070C" w:rsidP="00F81661">
      <w:pPr>
        <w:spacing w:line="360" w:lineRule="auto"/>
        <w:jc w:val="both"/>
        <w:rPr>
          <w:rFonts w:ascii="Times New Roman" w:hAnsi="Times New Roman" w:cs="Times New Roman"/>
          <w:sz w:val="24"/>
          <w:szCs w:val="24"/>
        </w:rPr>
      </w:pPr>
      <w:r w:rsidRPr="00F81661">
        <w:rPr>
          <w:rFonts w:ascii="Times New Roman" w:hAnsi="Times New Roman" w:cs="Times New Roman"/>
          <w:sz w:val="24"/>
          <w:szCs w:val="24"/>
        </w:rPr>
        <w:t xml:space="preserve">[5] </w:t>
      </w:r>
      <w:r w:rsidR="00FF13FE" w:rsidRPr="00FF13FE">
        <w:rPr>
          <w:rFonts w:ascii="Times New Roman" w:hAnsi="Times New Roman" w:cs="Times New Roman"/>
          <w:sz w:val="24"/>
          <w:szCs w:val="24"/>
        </w:rPr>
        <w:t>S. Shaheen, S. Guzman, and H. Zhang, Bikesharing in Europe, the Americas, and Asia: past, present, and future, Transportation Research Record: Journal of the Transportation Research Board, pp. 159-167, 2010.</w:t>
      </w:r>
    </w:p>
    <w:p w:rsidR="00BE070C" w:rsidRPr="00F81661" w:rsidRDefault="00874085"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FF13FE" w:rsidRPr="00FF13FE">
        <w:rPr>
          <w:rFonts w:ascii="Times New Roman" w:hAnsi="Times New Roman" w:cs="Times New Roman"/>
          <w:sz w:val="24"/>
          <w:szCs w:val="24"/>
        </w:rPr>
        <w:t>M. Ricci, Bike Sharing- A Review Of Evidence On Impacts And Processes Of Implementation And Operation, Research in Transportation Business and Management 15, p28-38, 2015.</w:t>
      </w:r>
    </w:p>
    <w:p w:rsidR="005F3741" w:rsidRDefault="00FF13F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[7] </w:t>
      </w:r>
      <w:r w:rsidRPr="00FF13FE">
        <w:rPr>
          <w:rFonts w:ascii="Times New Roman" w:hAnsi="Times New Roman" w:cs="Times New Roman"/>
          <w:sz w:val="24"/>
          <w:szCs w:val="24"/>
        </w:rPr>
        <w:t>S.M. Salaken et al. Forecasting Bike Sharing Demand Using Fuzzy Inference Mechanism. Springer International Publishing Switzerland 2015, the 22nd International Conference on Neural Information Processing, Part III, Lecture Note in Computer Science 9491, pp. 567–574, 2015.</w:t>
      </w:r>
    </w:p>
    <w:p w:rsidR="001B039E" w:rsidRDefault="001B039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[8] </w:t>
      </w:r>
      <w:r w:rsidR="00FF13FE" w:rsidRPr="00FF13FE">
        <w:rPr>
          <w:rFonts w:ascii="Times New Roman" w:hAnsi="Times New Roman" w:cs="Times New Roman"/>
          <w:sz w:val="24"/>
          <w:szCs w:val="24"/>
        </w:rPr>
        <w:t>S. Pulugurta, M. Errampalli and K.Ravinder, Prediction of Future Trips Using Fuzzy Logic Based Trip Generation Model, Transport Planning Division, CSIR-Central Road Research Institute, 2012.</w:t>
      </w:r>
    </w:p>
    <w:p w:rsidR="001B039E" w:rsidRDefault="00251724"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00FF13FE" w:rsidRPr="00FF13FE">
        <w:rPr>
          <w:rFonts w:ascii="Times New Roman" w:hAnsi="Times New Roman" w:cs="Times New Roman"/>
          <w:sz w:val="24"/>
          <w:szCs w:val="24"/>
        </w:rPr>
        <w:t>A. B. Alvarez et al., Passenger´s flow for a Train’s Coach and Dwelling Time Using Fuzzy Logic, 2014 International Work Conference on Bio-inspired Intelligence, pp 30 – 36, 2014.</w:t>
      </w:r>
    </w:p>
    <w:p w:rsidR="00A7467E" w:rsidRDefault="00A7467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w:t>
      </w:r>
      <w:r w:rsidR="00FF13FE" w:rsidRPr="00FF13FE">
        <w:rPr>
          <w:rFonts w:ascii="Times New Roman" w:hAnsi="Times New Roman" w:cs="Times New Roman"/>
          <w:sz w:val="24"/>
          <w:szCs w:val="24"/>
        </w:rPr>
        <w:t>A. Berbey, R. Galan, J. D. Sanz Bobi and R. Caballero, A Fuzzy Logic Approach To Modelling The Passengers’ Flow And Dwelling Time, Wessex Institute of Technology Transactions on The Built Environment, Vol 128, pp 359-369, 2012.</w:t>
      </w:r>
    </w:p>
    <w:p w:rsidR="00A7467E" w:rsidRDefault="00A7467E" w:rsidP="00F816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FF13FE" w:rsidRPr="00FF13FE">
        <w:rPr>
          <w:rFonts w:ascii="Times New Roman" w:hAnsi="Times New Roman" w:cs="Times New Roman"/>
          <w:sz w:val="24"/>
          <w:szCs w:val="24"/>
        </w:rPr>
        <w:t>N. Jian et al., Simulation Optimization for A Large-Scale Bike-Sharing System, Proceedings of the 2016 Winter Simulation Conference, pp 602 – 613, 2016.</w:t>
      </w:r>
    </w:p>
    <w:p w:rsidR="001F12D2" w:rsidRDefault="00353253"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FF13FE" w:rsidRPr="00FF13FE">
        <w:rPr>
          <w:rFonts w:ascii="Times New Roman" w:hAnsi="Times New Roman" w:cs="Times New Roman"/>
          <w:sz w:val="24"/>
          <w:szCs w:val="24"/>
        </w:rPr>
        <w:t>O. O’Brien, J. Cheshire and M. Batty, Mining Bicycle Sharing data for Generating Insights into Sustainable Transport Systems, Journal of Transport Geography 34, pp 262 – 273, 2014.</w:t>
      </w:r>
    </w:p>
    <w:p w:rsidR="00FF13FE" w:rsidRPr="00FF13FE" w:rsidRDefault="00FF13FE" w:rsidP="00FF13FE">
      <w:pPr>
        <w:spacing w:line="360" w:lineRule="auto"/>
        <w:jc w:val="both"/>
        <w:rPr>
          <w:rFonts w:ascii="Times New Roman" w:hAnsi="Times New Roman" w:cs="Times New Roman"/>
          <w:sz w:val="24"/>
          <w:szCs w:val="24"/>
        </w:rPr>
      </w:pPr>
      <w:r>
        <w:rPr>
          <w:rFonts w:ascii="Times New Roman" w:hAnsi="Times New Roman" w:cs="Times New Roman"/>
          <w:sz w:val="24"/>
          <w:szCs w:val="24"/>
        </w:rPr>
        <w:t>[13</w:t>
      </w:r>
      <w:r w:rsidRPr="00FF13FE">
        <w:rPr>
          <w:rFonts w:ascii="Times New Roman" w:hAnsi="Times New Roman" w:cs="Times New Roman"/>
          <w:sz w:val="24"/>
          <w:szCs w:val="24"/>
        </w:rPr>
        <w:t>] Z. Li et al., Large-Scale Trip Planning for Bike-Sharing Systems, 2017 Institute of Electrical and Electronics Engineers 14th International Conference on Mobile Ad Hoc and Sensor Systems, pp 328 – 332, 2017</w:t>
      </w:r>
    </w:p>
    <w:p w:rsidR="001F12D2" w:rsidRDefault="00FF13FE"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[14</w:t>
      </w:r>
      <w:r w:rsidRPr="00FF13FE">
        <w:rPr>
          <w:rFonts w:ascii="Times New Roman" w:hAnsi="Times New Roman" w:cs="Times New Roman"/>
          <w:sz w:val="24"/>
          <w:szCs w:val="24"/>
        </w:rPr>
        <w:t>] H. Xu and J. Ying, An Improved GRASP for the Bike-Sharing Rebalancing Problem, 2017 International Conference on Smart Grid and Electrical Automation, pp 324 -328, 2017.</w:t>
      </w:r>
    </w:p>
    <w:p w:rsidR="001F12D2" w:rsidRDefault="001F12D2"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[15] </w:t>
      </w:r>
      <w:r w:rsidR="00FF13FE" w:rsidRPr="00FF13FE">
        <w:rPr>
          <w:rFonts w:ascii="Times New Roman" w:hAnsi="Times New Roman" w:cs="Times New Roman"/>
          <w:sz w:val="24"/>
          <w:szCs w:val="24"/>
        </w:rPr>
        <w:t>Toyota Auto Body Japan, Corporate Social Responsibility Report 2013, http://www.toyota-body.co.jp/english/csr/2013.html, last accessed 27/12/2017.</w:t>
      </w:r>
    </w:p>
    <w:p w:rsidR="001F12D2" w:rsidRDefault="001F12D2"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[16] </w:t>
      </w:r>
      <w:r w:rsidR="00FF13FE" w:rsidRPr="00FF13FE">
        <w:rPr>
          <w:rFonts w:ascii="Times New Roman" w:hAnsi="Times New Roman" w:cs="Times New Roman"/>
          <w:sz w:val="24"/>
          <w:szCs w:val="24"/>
        </w:rPr>
        <w:t>R. Kodama et al., COMS-VR: Mobile Virtual Reality Entertainment System  using Electric Car and Head-Mounted Display, 2017 Institute of Electrical and Electronics Engineers Symposium on 3D User Interfaces, pp 130-133, 2017.</w:t>
      </w:r>
    </w:p>
    <w:p w:rsidR="001F12D2" w:rsidRDefault="001F12D2"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[17] </w:t>
      </w:r>
      <w:r w:rsidR="00FF13FE" w:rsidRPr="00FF13FE">
        <w:rPr>
          <w:rFonts w:ascii="Times New Roman" w:hAnsi="Times New Roman" w:cs="Times New Roman"/>
          <w:sz w:val="24"/>
          <w:szCs w:val="24"/>
        </w:rPr>
        <w:t>N. Wu et al., Vehicle to vehicle communication and platooning for SEV COMS By Wireless Sensor Network, Society of Instrument and Control Engineers Annual Conference 2014, pp 566- 571, 2014.</w:t>
      </w:r>
    </w:p>
    <w:p w:rsidR="001F12D2" w:rsidRDefault="00A37187"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[18] </w:t>
      </w:r>
      <w:r w:rsidR="007E7A51" w:rsidRPr="007E7A51">
        <w:rPr>
          <w:rFonts w:ascii="Times New Roman" w:hAnsi="Times New Roman" w:cs="Times New Roman"/>
          <w:sz w:val="24"/>
          <w:szCs w:val="24"/>
        </w:rPr>
        <w:t>N. Wu et al., Automatic Driving System by Small Electric Vehicle for elderly person, Society of Instrument and Control Engineers Annual Conference 2012, PP.232-235, 2012.</w:t>
      </w:r>
    </w:p>
    <w:p w:rsidR="00A37187" w:rsidRDefault="00A37187"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[19] </w:t>
      </w:r>
      <w:r w:rsidR="007E7A51" w:rsidRPr="007E7A51">
        <w:rPr>
          <w:rFonts w:ascii="Times New Roman" w:hAnsi="Times New Roman" w:cs="Times New Roman"/>
          <w:sz w:val="24"/>
          <w:szCs w:val="24"/>
        </w:rPr>
        <w:t>G. A. Hill, P. T. Blythe and V. Suresh, Tracking and Managing Real World Electric Vehicle Power Usage And Supply, 9th The Institution of Engineering and Technology Data Fusion &amp; Target Tracking Conference 2012: Algorithms &amp; Applications, pp 15- 21, 2012</w:t>
      </w:r>
      <w:r w:rsidR="007E7A51">
        <w:rPr>
          <w:rFonts w:ascii="Times New Roman" w:hAnsi="Times New Roman" w:cs="Times New Roman"/>
          <w:sz w:val="24"/>
          <w:szCs w:val="24"/>
        </w:rPr>
        <w:t>.</w:t>
      </w:r>
    </w:p>
    <w:p w:rsidR="00A92B1D" w:rsidRDefault="00A92B1D" w:rsidP="003532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 </w:t>
      </w:r>
      <w:r w:rsidR="007E7A51" w:rsidRPr="007E7A51">
        <w:rPr>
          <w:rFonts w:ascii="Times New Roman" w:hAnsi="Times New Roman" w:cs="Times New Roman"/>
          <w:sz w:val="24"/>
          <w:szCs w:val="24"/>
        </w:rPr>
        <w:t>C. Walls, Get Started with Android, https://www.ecnmag.com/article/2011/07/get-started-android, last accessed: 27/12/2017.</w:t>
      </w:r>
    </w:p>
    <w:p w:rsidR="00A92B1D" w:rsidRDefault="00A92B1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[21] </w:t>
      </w:r>
      <w:r w:rsidR="007E7A51" w:rsidRPr="007E7A51">
        <w:rPr>
          <w:rFonts w:ascii="Times New Roman" w:hAnsi="Times New Roman" w:cs="Times New Roman"/>
          <w:sz w:val="24"/>
          <w:szCs w:val="24"/>
        </w:rPr>
        <w:t>M. Cleron, Android Announces Support for Kotlin, https://android-developers.googleblog.com/2017/05/android-announces-support-for-kotlin.html, last accesed: 27/12/2017.</w:t>
      </w:r>
    </w:p>
    <w:p w:rsidR="007B639D" w:rsidRDefault="007B639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[22] </w:t>
      </w:r>
      <w:r w:rsidR="007E7A51" w:rsidRPr="007E7A51">
        <w:rPr>
          <w:rFonts w:ascii="Times New Roman" w:hAnsi="Times New Roman" w:cs="Times New Roman"/>
          <w:sz w:val="24"/>
          <w:szCs w:val="24"/>
        </w:rPr>
        <w:t>M. R. A. Fuad and M. Drieberg, Remote Vehicle Tracking System using GSM Modem and Google Map, 2013 Institute of Electrical and Electronics Engineers Conference on Sustainable Utilization and Development in Engineering and Technology, pp 15- 19, 2013.</w:t>
      </w:r>
    </w:p>
    <w:p w:rsidR="007B639D" w:rsidRDefault="007B639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[23] </w:t>
      </w:r>
      <w:r w:rsidR="007E7A51" w:rsidRPr="007E7A51">
        <w:rPr>
          <w:rFonts w:ascii="Times New Roman" w:hAnsi="Times New Roman" w:cs="Times New Roman"/>
          <w:sz w:val="24"/>
          <w:szCs w:val="24"/>
        </w:rPr>
        <w:t>R. Kulandaivell, P. Ponmalar, B. Geetha and G. Saranya, GPS and GSM based Vehicle Tracing and Employee Security System, International Journal of Communications and Engineering, vol.  pp. 69-74, Mar. 2012.</w:t>
      </w:r>
    </w:p>
    <w:p w:rsidR="00FF13FE" w:rsidRPr="00FF13FE" w:rsidRDefault="00FF13FE" w:rsidP="00FF13FE">
      <w:pPr>
        <w:spacing w:line="360" w:lineRule="auto"/>
        <w:jc w:val="both"/>
        <w:rPr>
          <w:rFonts w:ascii="Times New Roman" w:hAnsi="Times New Roman" w:cs="Times New Roman"/>
          <w:sz w:val="24"/>
          <w:szCs w:val="24"/>
        </w:rPr>
      </w:pPr>
      <w:r>
        <w:rPr>
          <w:rFonts w:ascii="Times New Roman" w:hAnsi="Times New Roman" w:cs="Times New Roman"/>
          <w:sz w:val="24"/>
          <w:szCs w:val="24"/>
        </w:rPr>
        <w:t>[24</w:t>
      </w:r>
      <w:r w:rsidRPr="00FF13FE">
        <w:rPr>
          <w:rFonts w:ascii="Times New Roman" w:hAnsi="Times New Roman" w:cs="Times New Roman"/>
          <w:sz w:val="24"/>
          <w:szCs w:val="24"/>
        </w:rPr>
        <w:t xml:space="preserve">] </w:t>
      </w:r>
      <w:r w:rsidR="007E7A51" w:rsidRPr="007E7A51">
        <w:rPr>
          <w:rFonts w:ascii="Times New Roman" w:hAnsi="Times New Roman" w:cs="Times New Roman"/>
          <w:sz w:val="24"/>
          <w:szCs w:val="24"/>
        </w:rPr>
        <w:t>Adnan I. Yaqzan, Issam W. Damaj, and Rached N. Zantout “GPS-based Vehicle Tracking System-on-Chip” Proceedings of the World Congress on Engineering   2008 Vol I WCE 2008, July 2 - 4, 2008.</w:t>
      </w:r>
    </w:p>
    <w:p w:rsidR="00FF13FE" w:rsidRDefault="00FF13FE" w:rsidP="00FF13FE">
      <w:pPr>
        <w:spacing w:line="360" w:lineRule="auto"/>
        <w:jc w:val="both"/>
        <w:rPr>
          <w:rFonts w:ascii="Times New Roman" w:hAnsi="Times New Roman" w:cs="Times New Roman"/>
          <w:sz w:val="24"/>
          <w:szCs w:val="24"/>
        </w:rPr>
      </w:pPr>
      <w:r>
        <w:rPr>
          <w:rFonts w:ascii="Times New Roman" w:hAnsi="Times New Roman" w:cs="Times New Roman"/>
          <w:sz w:val="24"/>
          <w:szCs w:val="24"/>
        </w:rPr>
        <w:t>[25</w:t>
      </w:r>
      <w:r w:rsidRPr="00FF13FE">
        <w:rPr>
          <w:rFonts w:ascii="Times New Roman" w:hAnsi="Times New Roman" w:cs="Times New Roman"/>
          <w:sz w:val="24"/>
          <w:szCs w:val="24"/>
        </w:rPr>
        <w:t xml:space="preserve">] </w:t>
      </w:r>
      <w:r w:rsidR="007E7A51" w:rsidRPr="007E7A51">
        <w:rPr>
          <w:rFonts w:ascii="Times New Roman" w:hAnsi="Times New Roman" w:cs="Times New Roman"/>
          <w:sz w:val="24"/>
          <w:szCs w:val="24"/>
        </w:rPr>
        <w:t>M. N. Z. Juhari and H. Mansor, IIUM Bus On Campus Monitoring System, 2016 International Conference on Computer &amp; Communication Engineering, pp 138- 143, 2016.</w:t>
      </w:r>
    </w:p>
    <w:p w:rsidR="007B639D" w:rsidRPr="00A92B1D" w:rsidRDefault="007B639D" w:rsidP="00A92B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92B1D" w:rsidRPr="00A92B1D" w:rsidRDefault="00A92B1D" w:rsidP="00A92B1D">
      <w:pPr>
        <w:spacing w:line="360" w:lineRule="auto"/>
        <w:jc w:val="both"/>
        <w:rPr>
          <w:rFonts w:ascii="Times New Roman" w:hAnsi="Times New Roman" w:cs="Times New Roman"/>
          <w:sz w:val="24"/>
          <w:szCs w:val="24"/>
        </w:rPr>
      </w:pPr>
      <w:r w:rsidRPr="00A92B1D">
        <w:rPr>
          <w:rFonts w:ascii="Times New Roman" w:hAnsi="Times New Roman" w:cs="Times New Roman"/>
          <w:sz w:val="24"/>
          <w:szCs w:val="24"/>
        </w:rPr>
        <w:t xml:space="preserve"> </w:t>
      </w:r>
    </w:p>
    <w:p w:rsidR="00A92B1D" w:rsidRDefault="00A92B1D" w:rsidP="00353253">
      <w:pPr>
        <w:spacing w:line="360" w:lineRule="auto"/>
        <w:jc w:val="both"/>
        <w:rPr>
          <w:rFonts w:ascii="Times New Roman" w:hAnsi="Times New Roman" w:cs="Times New Roman"/>
          <w:sz w:val="24"/>
          <w:szCs w:val="24"/>
        </w:rPr>
      </w:pPr>
    </w:p>
    <w:p w:rsidR="00A37187" w:rsidRDefault="00A37187" w:rsidP="00353253">
      <w:pPr>
        <w:spacing w:line="360" w:lineRule="auto"/>
        <w:jc w:val="both"/>
        <w:rPr>
          <w:rFonts w:ascii="Times New Roman" w:hAnsi="Times New Roman" w:cs="Times New Roman"/>
          <w:sz w:val="24"/>
          <w:szCs w:val="24"/>
        </w:rPr>
      </w:pPr>
    </w:p>
    <w:p w:rsidR="001F12D2" w:rsidRDefault="001F12D2" w:rsidP="00353253">
      <w:pPr>
        <w:spacing w:line="360" w:lineRule="auto"/>
        <w:jc w:val="both"/>
        <w:rPr>
          <w:rFonts w:ascii="Times New Roman" w:hAnsi="Times New Roman" w:cs="Times New Roman"/>
          <w:sz w:val="24"/>
          <w:szCs w:val="24"/>
        </w:rPr>
      </w:pPr>
    </w:p>
    <w:p w:rsidR="00353253" w:rsidRDefault="00353253" w:rsidP="00F81661">
      <w:pPr>
        <w:spacing w:line="360" w:lineRule="auto"/>
        <w:jc w:val="both"/>
        <w:rPr>
          <w:rFonts w:ascii="Times New Roman" w:hAnsi="Times New Roman" w:cs="Times New Roman"/>
          <w:sz w:val="24"/>
          <w:szCs w:val="24"/>
        </w:rPr>
      </w:pPr>
    </w:p>
    <w:p w:rsidR="00A7467E" w:rsidRDefault="00A7467E"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A30476" w:rsidRDefault="00A30476" w:rsidP="00F81661">
      <w:pPr>
        <w:spacing w:line="360" w:lineRule="auto"/>
        <w:jc w:val="both"/>
        <w:rPr>
          <w:rFonts w:ascii="Times New Roman" w:hAnsi="Times New Roman" w:cs="Times New Roman"/>
          <w:sz w:val="24"/>
          <w:szCs w:val="24"/>
        </w:rPr>
      </w:pPr>
    </w:p>
    <w:p w:rsidR="00880D8E" w:rsidRPr="00D55D2B" w:rsidRDefault="009A170A" w:rsidP="00D55D2B">
      <w:pPr>
        <w:spacing w:line="360" w:lineRule="auto"/>
        <w:jc w:val="center"/>
        <w:rPr>
          <w:rFonts w:ascii="Times New Roman" w:hAnsi="Times New Roman" w:cs="Times New Roman"/>
          <w:b/>
          <w:sz w:val="24"/>
          <w:szCs w:val="24"/>
        </w:rPr>
      </w:pPr>
      <w:r w:rsidRPr="009A170A">
        <w:rPr>
          <w:rFonts w:ascii="Times New Roman" w:hAnsi="Times New Roman" w:cs="Times New Roman"/>
          <w:b/>
          <w:sz w:val="24"/>
          <w:szCs w:val="24"/>
        </w:rPr>
        <w:t>APPENDICES</w:t>
      </w:r>
    </w:p>
    <w:p w:rsidR="00840AB9" w:rsidRDefault="00880D8E" w:rsidP="00F81661">
      <w:pPr>
        <w:spacing w:line="360" w:lineRule="auto"/>
        <w:jc w:val="both"/>
        <w:rPr>
          <w:rFonts w:ascii="Times New Roman" w:hAnsi="Times New Roman" w:cs="Times New Roman"/>
          <w:sz w:val="24"/>
          <w:szCs w:val="24"/>
        </w:rPr>
      </w:pPr>
      <w:r>
        <w:rPr>
          <w:noProof/>
        </w:rPr>
        <w:drawing>
          <wp:inline distT="0" distB="0" distL="0" distR="0">
            <wp:extent cx="5943600" cy="4508212"/>
            <wp:effectExtent l="0" t="0" r="0" b="6985"/>
            <wp:docPr id="6" name="Picture 6" descr="https://lh6.googleusercontent.com/FMgyzOfqu4ruMqwJz1TCu8GKtPnivgLuP_C4h4cHVBCrMgO3xlO4UOmOrhqvGIkAe6XOnC8XCTcLeQEbC0lfjW5whYaMVCciFTMwnxWwLTKaVfQN34BYU7oivZNJFXAeIe8h3VxWB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FMgyzOfqu4ruMqwJz1TCu8GKtPnivgLuP_C4h4cHVBCrMgO3xlO4UOmOrhqvGIkAe6XOnC8XCTcLeQEbC0lfjW5whYaMVCciFTMwnxWwLTKaVfQN34BYU7oivZNJFXAeIe8h3VxWBe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508212"/>
                    </a:xfrm>
                    <a:prstGeom prst="rect">
                      <a:avLst/>
                    </a:prstGeom>
                    <a:noFill/>
                    <a:ln>
                      <a:noFill/>
                    </a:ln>
                  </pic:spPr>
                </pic:pic>
              </a:graphicData>
            </a:graphic>
          </wp:inline>
        </w:drawing>
      </w:r>
    </w:p>
    <w:p w:rsidR="00840AB9" w:rsidRDefault="00840AB9">
      <w:pPr>
        <w:rPr>
          <w:rFonts w:ascii="Times New Roman" w:hAnsi="Times New Roman" w:cs="Times New Roman"/>
          <w:sz w:val="24"/>
          <w:szCs w:val="24"/>
        </w:rPr>
      </w:pPr>
      <w:r>
        <w:rPr>
          <w:rFonts w:ascii="Times New Roman" w:hAnsi="Times New Roman" w:cs="Times New Roman"/>
          <w:sz w:val="24"/>
          <w:szCs w:val="24"/>
        </w:rPr>
        <w:br w:type="page"/>
      </w:r>
    </w:p>
    <w:p w:rsidR="00840AB9" w:rsidRDefault="00840AB9" w:rsidP="00A30476">
      <w:pPr>
        <w:spacing w:line="360" w:lineRule="auto"/>
        <w:jc w:val="center"/>
        <w:rPr>
          <w:rFonts w:ascii="Times New Roman" w:hAnsi="Times New Roman" w:cs="Times New Roman"/>
          <w:sz w:val="24"/>
          <w:szCs w:val="24"/>
        </w:rPr>
      </w:pPr>
      <w:r>
        <w:rPr>
          <w:noProof/>
        </w:rPr>
        <w:lastRenderedPageBreak/>
        <w:drawing>
          <wp:inline distT="0" distB="0" distL="0" distR="0">
            <wp:extent cx="3792596" cy="2782087"/>
            <wp:effectExtent l="0" t="0" r="0" b="0"/>
            <wp:docPr id="10" name="Picture 10" descr="https://lh3.googleusercontent.com/QcfBEamtKQwDBee2AQZRgkmex4HKs0IPU1psA2fqNrOnBHrBFx_6ZiRwdVFUPovH22_WslXBxoWE_v6qhpVhKc_cbd07WrOo0Fb_bVh5MAyVwvqH9zRAHpQfA2wRT_1YRDSt7jwkR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cfBEamtKQwDBee2AQZRgkmex4HKs0IPU1psA2fqNrOnBHrBFx_6ZiRwdVFUPovH22_WslXBxoWE_v6qhpVhKc_cbd07WrOo0Fb_bVh5MAyVwvqH9zRAHpQfA2wRT_1YRDSt7jwkRO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03874" cy="2790360"/>
                    </a:xfrm>
                    <a:prstGeom prst="rect">
                      <a:avLst/>
                    </a:prstGeom>
                    <a:noFill/>
                    <a:ln>
                      <a:noFill/>
                    </a:ln>
                  </pic:spPr>
                </pic:pic>
              </a:graphicData>
            </a:graphic>
          </wp:inline>
        </w:drawing>
      </w:r>
    </w:p>
    <w:p w:rsidR="00840AB9" w:rsidRDefault="00840AB9">
      <w:pPr>
        <w:rPr>
          <w:rFonts w:ascii="Times New Roman" w:hAnsi="Times New Roman" w:cs="Times New Roman"/>
          <w:sz w:val="24"/>
          <w:szCs w:val="24"/>
        </w:rPr>
      </w:pPr>
      <w:r>
        <w:rPr>
          <w:rFonts w:ascii="Times New Roman" w:hAnsi="Times New Roman" w:cs="Times New Roman"/>
          <w:sz w:val="24"/>
          <w:szCs w:val="24"/>
        </w:rPr>
        <w:br w:type="page"/>
      </w:r>
    </w:p>
    <w:p w:rsidR="00880D8E" w:rsidRPr="00F81661" w:rsidRDefault="00840AB9" w:rsidP="00F81661">
      <w:pPr>
        <w:spacing w:line="360" w:lineRule="auto"/>
        <w:jc w:val="both"/>
        <w:rPr>
          <w:rFonts w:ascii="Times New Roman" w:hAnsi="Times New Roman" w:cs="Times New Roman"/>
          <w:sz w:val="24"/>
          <w:szCs w:val="24"/>
        </w:rPr>
      </w:pPr>
      <w:r>
        <w:rPr>
          <w:noProof/>
        </w:rPr>
        <w:lastRenderedPageBreak/>
        <w:drawing>
          <wp:inline distT="0" distB="0" distL="0" distR="0">
            <wp:extent cx="5943600" cy="4072635"/>
            <wp:effectExtent l="0" t="0" r="0" b="4445"/>
            <wp:docPr id="11" name="Picture 11" descr="https://lh4.googleusercontent.com/TnjH-VAc5PJrzbM-jAG4g_ZVegzXtkojqm8k1uHewasP_IzcaUyJW8I2hzj6iLXjSaz_FNWAtFDT_F_uuwIfspRj-Eq6HD3M9GU7SfUvGpAoRY7Kka8Ie2U6TohFwSb9CtUOeD_WK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TnjH-VAc5PJrzbM-jAG4g_ZVegzXtkojqm8k1uHewasP_IzcaUyJW8I2hzj6iLXjSaz_FNWAtFDT_F_uuwIfspRj-Eq6HD3M9GU7SfUvGpAoRY7Kka8Ie2U6TohFwSb9CtUOeD_WKL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72635"/>
                    </a:xfrm>
                    <a:prstGeom prst="rect">
                      <a:avLst/>
                    </a:prstGeom>
                    <a:noFill/>
                    <a:ln>
                      <a:noFill/>
                    </a:ln>
                  </pic:spPr>
                </pic:pic>
              </a:graphicData>
            </a:graphic>
          </wp:inline>
        </w:drawing>
      </w:r>
    </w:p>
    <w:sectPr w:rsidR="00880D8E" w:rsidRPr="00F81661" w:rsidSect="00D143EB">
      <w:footerReference w:type="default" r:id="rId5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24D" w:rsidRDefault="004D524D" w:rsidP="00F81661">
      <w:pPr>
        <w:spacing w:after="0" w:line="240" w:lineRule="auto"/>
      </w:pPr>
      <w:r>
        <w:separator/>
      </w:r>
    </w:p>
  </w:endnote>
  <w:endnote w:type="continuationSeparator" w:id="0">
    <w:p w:rsidR="004D524D" w:rsidRDefault="004D524D" w:rsidP="00F81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9835285"/>
      <w:docPartObj>
        <w:docPartGallery w:val="Page Numbers (Bottom of Page)"/>
        <w:docPartUnique/>
      </w:docPartObj>
    </w:sdtPr>
    <w:sdtEndPr>
      <w:rPr>
        <w:noProof/>
      </w:rPr>
    </w:sdtEndPr>
    <w:sdtContent>
      <w:p w:rsidR="007A0FD9" w:rsidRDefault="007A0FD9">
        <w:pPr>
          <w:pStyle w:val="Footer"/>
          <w:jc w:val="right"/>
        </w:pPr>
        <w:r>
          <w:fldChar w:fldCharType="begin"/>
        </w:r>
        <w:r>
          <w:instrText xml:space="preserve"> PAGE   \* MERGEFORMAT </w:instrText>
        </w:r>
        <w:r>
          <w:fldChar w:fldCharType="separate"/>
        </w:r>
        <w:r w:rsidR="006E711D">
          <w:rPr>
            <w:noProof/>
          </w:rPr>
          <w:t>39</w:t>
        </w:r>
        <w:r>
          <w:rPr>
            <w:noProof/>
          </w:rPr>
          <w:fldChar w:fldCharType="end"/>
        </w:r>
      </w:p>
    </w:sdtContent>
  </w:sdt>
  <w:p w:rsidR="007A0FD9" w:rsidRDefault="007A0FD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24D" w:rsidRDefault="004D524D" w:rsidP="00F81661">
      <w:pPr>
        <w:spacing w:after="0" w:line="240" w:lineRule="auto"/>
      </w:pPr>
      <w:r>
        <w:separator/>
      </w:r>
    </w:p>
  </w:footnote>
  <w:footnote w:type="continuationSeparator" w:id="0">
    <w:p w:rsidR="004D524D" w:rsidRDefault="004D524D" w:rsidP="00F816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C2365"/>
    <w:multiLevelType w:val="hybridMultilevel"/>
    <w:tmpl w:val="5164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7260EA"/>
    <w:multiLevelType w:val="multilevel"/>
    <w:tmpl w:val="06DEAF36"/>
    <w:lvl w:ilvl="0">
      <w:start w:val="1"/>
      <w:numFmt w:val="decimal"/>
      <w:lvlText w:val="%1."/>
      <w:lvlJc w:val="left"/>
      <w:pPr>
        <w:ind w:left="1080" w:hanging="360"/>
      </w:p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nsid w:val="440239F4"/>
    <w:multiLevelType w:val="multilevel"/>
    <w:tmpl w:val="FB662A5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4F1D4048"/>
    <w:multiLevelType w:val="hybridMultilevel"/>
    <w:tmpl w:val="3564C11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543D7797"/>
    <w:multiLevelType w:val="hybridMultilevel"/>
    <w:tmpl w:val="D0B6554E"/>
    <w:lvl w:ilvl="0" w:tplc="C9765492">
      <w:start w:val="1"/>
      <w:numFmt w:val="bullet"/>
      <w:lvlText w:val="•"/>
      <w:lvlJc w:val="left"/>
      <w:pPr>
        <w:tabs>
          <w:tab w:val="num" w:pos="1800"/>
        </w:tabs>
        <w:ind w:left="1800" w:hanging="360"/>
      </w:pPr>
      <w:rPr>
        <w:rFonts w:ascii="Rockwell" w:hAnsi="Rockwell" w:hint="default"/>
      </w:rPr>
    </w:lvl>
    <w:lvl w:ilvl="1" w:tplc="F4FACE68">
      <w:numFmt w:val="bullet"/>
      <w:lvlText w:val="–"/>
      <w:lvlJc w:val="left"/>
      <w:pPr>
        <w:tabs>
          <w:tab w:val="num" w:pos="2520"/>
        </w:tabs>
        <w:ind w:left="2520" w:hanging="360"/>
      </w:pPr>
      <w:rPr>
        <w:rFonts w:ascii="Rockwell" w:hAnsi="Rockwell" w:hint="default"/>
      </w:rPr>
    </w:lvl>
    <w:lvl w:ilvl="2" w:tplc="10BAF3B2" w:tentative="1">
      <w:start w:val="1"/>
      <w:numFmt w:val="bullet"/>
      <w:lvlText w:val="•"/>
      <w:lvlJc w:val="left"/>
      <w:pPr>
        <w:tabs>
          <w:tab w:val="num" w:pos="3240"/>
        </w:tabs>
        <w:ind w:left="3240" w:hanging="360"/>
      </w:pPr>
      <w:rPr>
        <w:rFonts w:ascii="Rockwell" w:hAnsi="Rockwell" w:hint="default"/>
      </w:rPr>
    </w:lvl>
    <w:lvl w:ilvl="3" w:tplc="934EA9A6" w:tentative="1">
      <w:start w:val="1"/>
      <w:numFmt w:val="bullet"/>
      <w:lvlText w:val="•"/>
      <w:lvlJc w:val="left"/>
      <w:pPr>
        <w:tabs>
          <w:tab w:val="num" w:pos="3960"/>
        </w:tabs>
        <w:ind w:left="3960" w:hanging="360"/>
      </w:pPr>
      <w:rPr>
        <w:rFonts w:ascii="Rockwell" w:hAnsi="Rockwell" w:hint="default"/>
      </w:rPr>
    </w:lvl>
    <w:lvl w:ilvl="4" w:tplc="E084B778" w:tentative="1">
      <w:start w:val="1"/>
      <w:numFmt w:val="bullet"/>
      <w:lvlText w:val="•"/>
      <w:lvlJc w:val="left"/>
      <w:pPr>
        <w:tabs>
          <w:tab w:val="num" w:pos="4680"/>
        </w:tabs>
        <w:ind w:left="4680" w:hanging="360"/>
      </w:pPr>
      <w:rPr>
        <w:rFonts w:ascii="Rockwell" w:hAnsi="Rockwell" w:hint="default"/>
      </w:rPr>
    </w:lvl>
    <w:lvl w:ilvl="5" w:tplc="048A617C" w:tentative="1">
      <w:start w:val="1"/>
      <w:numFmt w:val="bullet"/>
      <w:lvlText w:val="•"/>
      <w:lvlJc w:val="left"/>
      <w:pPr>
        <w:tabs>
          <w:tab w:val="num" w:pos="5400"/>
        </w:tabs>
        <w:ind w:left="5400" w:hanging="360"/>
      </w:pPr>
      <w:rPr>
        <w:rFonts w:ascii="Rockwell" w:hAnsi="Rockwell" w:hint="default"/>
      </w:rPr>
    </w:lvl>
    <w:lvl w:ilvl="6" w:tplc="6CE65484" w:tentative="1">
      <w:start w:val="1"/>
      <w:numFmt w:val="bullet"/>
      <w:lvlText w:val="•"/>
      <w:lvlJc w:val="left"/>
      <w:pPr>
        <w:tabs>
          <w:tab w:val="num" w:pos="6120"/>
        </w:tabs>
        <w:ind w:left="6120" w:hanging="360"/>
      </w:pPr>
      <w:rPr>
        <w:rFonts w:ascii="Rockwell" w:hAnsi="Rockwell" w:hint="default"/>
      </w:rPr>
    </w:lvl>
    <w:lvl w:ilvl="7" w:tplc="B1188682" w:tentative="1">
      <w:start w:val="1"/>
      <w:numFmt w:val="bullet"/>
      <w:lvlText w:val="•"/>
      <w:lvlJc w:val="left"/>
      <w:pPr>
        <w:tabs>
          <w:tab w:val="num" w:pos="6840"/>
        </w:tabs>
        <w:ind w:left="6840" w:hanging="360"/>
      </w:pPr>
      <w:rPr>
        <w:rFonts w:ascii="Rockwell" w:hAnsi="Rockwell" w:hint="default"/>
      </w:rPr>
    </w:lvl>
    <w:lvl w:ilvl="8" w:tplc="8EE44B60" w:tentative="1">
      <w:start w:val="1"/>
      <w:numFmt w:val="bullet"/>
      <w:lvlText w:val="•"/>
      <w:lvlJc w:val="left"/>
      <w:pPr>
        <w:tabs>
          <w:tab w:val="num" w:pos="7560"/>
        </w:tabs>
        <w:ind w:left="7560" w:hanging="360"/>
      </w:pPr>
      <w:rPr>
        <w:rFonts w:ascii="Rockwell" w:hAnsi="Rockwell" w:hint="default"/>
      </w:rPr>
    </w:lvl>
  </w:abstractNum>
  <w:abstractNum w:abstractNumId="5">
    <w:nsid w:val="58492F6E"/>
    <w:multiLevelType w:val="hybridMultilevel"/>
    <w:tmpl w:val="715E9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0322EBE"/>
    <w:multiLevelType w:val="hybridMultilevel"/>
    <w:tmpl w:val="EB582DCA"/>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
    <w:nsid w:val="622E3CC1"/>
    <w:multiLevelType w:val="hybridMultilevel"/>
    <w:tmpl w:val="CD5836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7E3D3331"/>
    <w:multiLevelType w:val="hybridMultilevel"/>
    <w:tmpl w:val="39001A28"/>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num w:numId="1">
    <w:abstractNumId w:val="5"/>
  </w:num>
  <w:num w:numId="2">
    <w:abstractNumId w:val="1"/>
  </w:num>
  <w:num w:numId="3">
    <w:abstractNumId w:val="0"/>
  </w:num>
  <w:num w:numId="4">
    <w:abstractNumId w:val="2"/>
  </w:num>
  <w:num w:numId="5">
    <w:abstractNumId w:val="6"/>
  </w:num>
  <w:num w:numId="6">
    <w:abstractNumId w:val="8"/>
  </w:num>
  <w:num w:numId="7">
    <w:abstractNumId w:val="4"/>
  </w:num>
  <w:num w:numId="8">
    <w:abstractNumId w:val="3"/>
  </w:num>
  <w:num w:numId="9">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oo hong yee">
    <w15:presenceInfo w15:providerId="Windows Live" w15:userId="c06d3f9b80b5dd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070C"/>
    <w:rsid w:val="000320DD"/>
    <w:rsid w:val="00072971"/>
    <w:rsid w:val="000F6F26"/>
    <w:rsid w:val="00154325"/>
    <w:rsid w:val="00180BBA"/>
    <w:rsid w:val="00181C6F"/>
    <w:rsid w:val="00192477"/>
    <w:rsid w:val="001B039E"/>
    <w:rsid w:val="001C1733"/>
    <w:rsid w:val="001F12D2"/>
    <w:rsid w:val="002131DB"/>
    <w:rsid w:val="00251724"/>
    <w:rsid w:val="00273809"/>
    <w:rsid w:val="002B1ADB"/>
    <w:rsid w:val="002B470F"/>
    <w:rsid w:val="002E3F36"/>
    <w:rsid w:val="00353253"/>
    <w:rsid w:val="0038225D"/>
    <w:rsid w:val="003C058E"/>
    <w:rsid w:val="0040256B"/>
    <w:rsid w:val="00421B90"/>
    <w:rsid w:val="004449CE"/>
    <w:rsid w:val="004845E7"/>
    <w:rsid w:val="004B12B6"/>
    <w:rsid w:val="004D524D"/>
    <w:rsid w:val="004F2D80"/>
    <w:rsid w:val="005241FB"/>
    <w:rsid w:val="00542EA9"/>
    <w:rsid w:val="005437C0"/>
    <w:rsid w:val="00560D19"/>
    <w:rsid w:val="005841ED"/>
    <w:rsid w:val="005F3741"/>
    <w:rsid w:val="00614049"/>
    <w:rsid w:val="00647B19"/>
    <w:rsid w:val="00693852"/>
    <w:rsid w:val="006A55A4"/>
    <w:rsid w:val="006E711D"/>
    <w:rsid w:val="00706540"/>
    <w:rsid w:val="0074594E"/>
    <w:rsid w:val="00760C84"/>
    <w:rsid w:val="00770CB7"/>
    <w:rsid w:val="00772580"/>
    <w:rsid w:val="0078017F"/>
    <w:rsid w:val="00782E53"/>
    <w:rsid w:val="007A0FD9"/>
    <w:rsid w:val="007B639D"/>
    <w:rsid w:val="007E30A8"/>
    <w:rsid w:val="007E7A51"/>
    <w:rsid w:val="00835A0A"/>
    <w:rsid w:val="00840AB9"/>
    <w:rsid w:val="00842357"/>
    <w:rsid w:val="00874085"/>
    <w:rsid w:val="00880CE0"/>
    <w:rsid w:val="00880D8E"/>
    <w:rsid w:val="008A14EC"/>
    <w:rsid w:val="008D4C2B"/>
    <w:rsid w:val="00922EA7"/>
    <w:rsid w:val="00927CF4"/>
    <w:rsid w:val="0097375F"/>
    <w:rsid w:val="0097643E"/>
    <w:rsid w:val="0098367C"/>
    <w:rsid w:val="009A170A"/>
    <w:rsid w:val="009A2EA5"/>
    <w:rsid w:val="009C36D4"/>
    <w:rsid w:val="009C7C8B"/>
    <w:rsid w:val="00A30476"/>
    <w:rsid w:val="00A3656E"/>
    <w:rsid w:val="00A36BBA"/>
    <w:rsid w:val="00A37187"/>
    <w:rsid w:val="00A41284"/>
    <w:rsid w:val="00A7467E"/>
    <w:rsid w:val="00A92B1D"/>
    <w:rsid w:val="00A965C3"/>
    <w:rsid w:val="00AD256B"/>
    <w:rsid w:val="00AF65E7"/>
    <w:rsid w:val="00B00240"/>
    <w:rsid w:val="00B1697B"/>
    <w:rsid w:val="00B8408C"/>
    <w:rsid w:val="00BB1150"/>
    <w:rsid w:val="00BD7037"/>
    <w:rsid w:val="00BE070C"/>
    <w:rsid w:val="00C0485C"/>
    <w:rsid w:val="00C127AE"/>
    <w:rsid w:val="00C61109"/>
    <w:rsid w:val="00CE3817"/>
    <w:rsid w:val="00CF7498"/>
    <w:rsid w:val="00D143EB"/>
    <w:rsid w:val="00D230ED"/>
    <w:rsid w:val="00D55D2B"/>
    <w:rsid w:val="00DE2DFA"/>
    <w:rsid w:val="00E2195F"/>
    <w:rsid w:val="00E264C4"/>
    <w:rsid w:val="00E86689"/>
    <w:rsid w:val="00EA261A"/>
    <w:rsid w:val="00EB02F7"/>
    <w:rsid w:val="00F507A0"/>
    <w:rsid w:val="00F8155D"/>
    <w:rsid w:val="00F81661"/>
    <w:rsid w:val="00F972D9"/>
    <w:rsid w:val="00FC10EF"/>
    <w:rsid w:val="00FD5991"/>
    <w:rsid w:val="00FD74BE"/>
    <w:rsid w:val="00FF1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15:chartTrackingRefBased/>
  <w15:docId w15:val="{535B2173-2698-46D7-A3EC-86D24D52E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7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1661"/>
    <w:pPr>
      <w:tabs>
        <w:tab w:val="center" w:pos="4320"/>
        <w:tab w:val="right" w:pos="8640"/>
      </w:tabs>
      <w:spacing w:after="0" w:line="240" w:lineRule="auto"/>
    </w:pPr>
  </w:style>
  <w:style w:type="character" w:customStyle="1" w:styleId="HeaderChar">
    <w:name w:val="Header Char"/>
    <w:basedOn w:val="DefaultParagraphFont"/>
    <w:link w:val="Header"/>
    <w:uiPriority w:val="99"/>
    <w:rsid w:val="00F81661"/>
  </w:style>
  <w:style w:type="paragraph" w:styleId="Footer">
    <w:name w:val="footer"/>
    <w:basedOn w:val="Normal"/>
    <w:link w:val="FooterChar"/>
    <w:uiPriority w:val="99"/>
    <w:unhideWhenUsed/>
    <w:rsid w:val="00F81661"/>
    <w:pPr>
      <w:tabs>
        <w:tab w:val="center" w:pos="4320"/>
        <w:tab w:val="right" w:pos="8640"/>
      </w:tabs>
      <w:spacing w:after="0" w:line="240" w:lineRule="auto"/>
    </w:pPr>
  </w:style>
  <w:style w:type="character" w:customStyle="1" w:styleId="FooterChar">
    <w:name w:val="Footer Char"/>
    <w:basedOn w:val="DefaultParagraphFont"/>
    <w:link w:val="Footer"/>
    <w:uiPriority w:val="99"/>
    <w:rsid w:val="00F81661"/>
  </w:style>
  <w:style w:type="table" w:styleId="TableGrid">
    <w:name w:val="Table Grid"/>
    <w:basedOn w:val="TableNormal"/>
    <w:uiPriority w:val="39"/>
    <w:rsid w:val="001C17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1C1733"/>
    <w:pPr>
      <w:spacing w:after="0" w:line="240" w:lineRule="auto"/>
    </w:pPr>
    <w:rPr>
      <w:lang w:val="en-MY"/>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A14EC"/>
    <w:pPr>
      <w:ind w:left="720"/>
      <w:contextualSpacing/>
    </w:pPr>
  </w:style>
  <w:style w:type="character" w:styleId="Hyperlink">
    <w:name w:val="Hyperlink"/>
    <w:basedOn w:val="DefaultParagraphFont"/>
    <w:uiPriority w:val="99"/>
    <w:unhideWhenUsed/>
    <w:rsid w:val="001B039E"/>
    <w:rPr>
      <w:color w:val="0563C1" w:themeColor="hyperlink"/>
      <w:u w:val="single"/>
    </w:rPr>
  </w:style>
  <w:style w:type="paragraph" w:styleId="BalloonText">
    <w:name w:val="Balloon Text"/>
    <w:basedOn w:val="Normal"/>
    <w:link w:val="BalloonTextChar"/>
    <w:uiPriority w:val="99"/>
    <w:semiHidden/>
    <w:unhideWhenUsed/>
    <w:rsid w:val="0040256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256B"/>
    <w:rPr>
      <w:rFonts w:ascii="Segoe UI" w:hAnsi="Segoe UI" w:cs="Segoe UI"/>
      <w:sz w:val="18"/>
      <w:szCs w:val="18"/>
    </w:rPr>
  </w:style>
  <w:style w:type="table" w:customStyle="1" w:styleId="TableGrid2">
    <w:name w:val="Table Grid2"/>
    <w:basedOn w:val="TableNormal"/>
    <w:next w:val="TableGrid"/>
    <w:uiPriority w:val="39"/>
    <w:rsid w:val="00BD703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0918">
      <w:bodyDiv w:val="1"/>
      <w:marLeft w:val="0"/>
      <w:marRight w:val="0"/>
      <w:marTop w:val="0"/>
      <w:marBottom w:val="0"/>
      <w:divBdr>
        <w:top w:val="none" w:sz="0" w:space="0" w:color="auto"/>
        <w:left w:val="none" w:sz="0" w:space="0" w:color="auto"/>
        <w:bottom w:val="none" w:sz="0" w:space="0" w:color="auto"/>
        <w:right w:val="none" w:sz="0" w:space="0" w:color="auto"/>
      </w:divBdr>
      <w:divsChild>
        <w:div w:id="1493256847">
          <w:marLeft w:val="0"/>
          <w:marRight w:val="0"/>
          <w:marTop w:val="0"/>
          <w:marBottom w:val="240"/>
          <w:divBdr>
            <w:top w:val="none" w:sz="0" w:space="0" w:color="auto"/>
            <w:left w:val="none" w:sz="0" w:space="0" w:color="auto"/>
            <w:bottom w:val="none" w:sz="0" w:space="0" w:color="auto"/>
            <w:right w:val="none" w:sz="0" w:space="0" w:color="auto"/>
          </w:divBdr>
        </w:div>
      </w:divsChild>
    </w:div>
    <w:div w:id="28261515">
      <w:bodyDiv w:val="1"/>
      <w:marLeft w:val="0"/>
      <w:marRight w:val="0"/>
      <w:marTop w:val="0"/>
      <w:marBottom w:val="0"/>
      <w:divBdr>
        <w:top w:val="none" w:sz="0" w:space="0" w:color="auto"/>
        <w:left w:val="none" w:sz="0" w:space="0" w:color="auto"/>
        <w:bottom w:val="none" w:sz="0" w:space="0" w:color="auto"/>
        <w:right w:val="none" w:sz="0" w:space="0" w:color="auto"/>
      </w:divBdr>
      <w:divsChild>
        <w:div w:id="1504474130">
          <w:marLeft w:val="0"/>
          <w:marRight w:val="0"/>
          <w:marTop w:val="0"/>
          <w:marBottom w:val="240"/>
          <w:divBdr>
            <w:top w:val="none" w:sz="0" w:space="0" w:color="auto"/>
            <w:left w:val="none" w:sz="0" w:space="0" w:color="auto"/>
            <w:bottom w:val="none" w:sz="0" w:space="0" w:color="auto"/>
            <w:right w:val="none" w:sz="0" w:space="0" w:color="auto"/>
          </w:divBdr>
        </w:div>
      </w:divsChild>
    </w:div>
    <w:div w:id="143473319">
      <w:bodyDiv w:val="1"/>
      <w:marLeft w:val="0"/>
      <w:marRight w:val="0"/>
      <w:marTop w:val="0"/>
      <w:marBottom w:val="0"/>
      <w:divBdr>
        <w:top w:val="none" w:sz="0" w:space="0" w:color="auto"/>
        <w:left w:val="none" w:sz="0" w:space="0" w:color="auto"/>
        <w:bottom w:val="none" w:sz="0" w:space="0" w:color="auto"/>
        <w:right w:val="none" w:sz="0" w:space="0" w:color="auto"/>
      </w:divBdr>
      <w:divsChild>
        <w:div w:id="1458720277">
          <w:marLeft w:val="0"/>
          <w:marRight w:val="0"/>
          <w:marTop w:val="0"/>
          <w:marBottom w:val="240"/>
          <w:divBdr>
            <w:top w:val="none" w:sz="0" w:space="0" w:color="auto"/>
            <w:left w:val="none" w:sz="0" w:space="0" w:color="auto"/>
            <w:bottom w:val="none" w:sz="0" w:space="0" w:color="auto"/>
            <w:right w:val="none" w:sz="0" w:space="0" w:color="auto"/>
          </w:divBdr>
        </w:div>
      </w:divsChild>
    </w:div>
    <w:div w:id="360280049">
      <w:bodyDiv w:val="1"/>
      <w:marLeft w:val="0"/>
      <w:marRight w:val="0"/>
      <w:marTop w:val="0"/>
      <w:marBottom w:val="0"/>
      <w:divBdr>
        <w:top w:val="none" w:sz="0" w:space="0" w:color="auto"/>
        <w:left w:val="none" w:sz="0" w:space="0" w:color="auto"/>
        <w:bottom w:val="none" w:sz="0" w:space="0" w:color="auto"/>
        <w:right w:val="none" w:sz="0" w:space="0" w:color="auto"/>
      </w:divBdr>
    </w:div>
    <w:div w:id="557127337">
      <w:bodyDiv w:val="1"/>
      <w:marLeft w:val="0"/>
      <w:marRight w:val="0"/>
      <w:marTop w:val="0"/>
      <w:marBottom w:val="0"/>
      <w:divBdr>
        <w:top w:val="none" w:sz="0" w:space="0" w:color="auto"/>
        <w:left w:val="none" w:sz="0" w:space="0" w:color="auto"/>
        <w:bottom w:val="none" w:sz="0" w:space="0" w:color="auto"/>
        <w:right w:val="none" w:sz="0" w:space="0" w:color="auto"/>
      </w:divBdr>
      <w:divsChild>
        <w:div w:id="243490777">
          <w:marLeft w:val="0"/>
          <w:marRight w:val="0"/>
          <w:marTop w:val="0"/>
          <w:marBottom w:val="240"/>
          <w:divBdr>
            <w:top w:val="none" w:sz="0" w:space="0" w:color="auto"/>
            <w:left w:val="none" w:sz="0" w:space="0" w:color="auto"/>
            <w:bottom w:val="none" w:sz="0" w:space="0" w:color="auto"/>
            <w:right w:val="none" w:sz="0" w:space="0" w:color="auto"/>
          </w:divBdr>
        </w:div>
      </w:divsChild>
    </w:div>
    <w:div w:id="701369150">
      <w:bodyDiv w:val="1"/>
      <w:marLeft w:val="0"/>
      <w:marRight w:val="0"/>
      <w:marTop w:val="0"/>
      <w:marBottom w:val="0"/>
      <w:divBdr>
        <w:top w:val="none" w:sz="0" w:space="0" w:color="auto"/>
        <w:left w:val="none" w:sz="0" w:space="0" w:color="auto"/>
        <w:bottom w:val="none" w:sz="0" w:space="0" w:color="auto"/>
        <w:right w:val="none" w:sz="0" w:space="0" w:color="auto"/>
      </w:divBdr>
      <w:divsChild>
        <w:div w:id="2091652275">
          <w:marLeft w:val="0"/>
          <w:marRight w:val="0"/>
          <w:marTop w:val="0"/>
          <w:marBottom w:val="240"/>
          <w:divBdr>
            <w:top w:val="none" w:sz="0" w:space="0" w:color="auto"/>
            <w:left w:val="none" w:sz="0" w:space="0" w:color="auto"/>
            <w:bottom w:val="none" w:sz="0" w:space="0" w:color="auto"/>
            <w:right w:val="none" w:sz="0" w:space="0" w:color="auto"/>
          </w:divBdr>
        </w:div>
      </w:divsChild>
    </w:div>
    <w:div w:id="977875698">
      <w:bodyDiv w:val="1"/>
      <w:marLeft w:val="0"/>
      <w:marRight w:val="0"/>
      <w:marTop w:val="0"/>
      <w:marBottom w:val="0"/>
      <w:divBdr>
        <w:top w:val="none" w:sz="0" w:space="0" w:color="auto"/>
        <w:left w:val="none" w:sz="0" w:space="0" w:color="auto"/>
        <w:bottom w:val="none" w:sz="0" w:space="0" w:color="auto"/>
        <w:right w:val="none" w:sz="0" w:space="0" w:color="auto"/>
      </w:divBdr>
      <w:divsChild>
        <w:div w:id="826481173">
          <w:marLeft w:val="0"/>
          <w:marRight w:val="0"/>
          <w:marTop w:val="0"/>
          <w:marBottom w:val="240"/>
          <w:divBdr>
            <w:top w:val="none" w:sz="0" w:space="0" w:color="auto"/>
            <w:left w:val="none" w:sz="0" w:space="0" w:color="auto"/>
            <w:bottom w:val="none" w:sz="0" w:space="0" w:color="auto"/>
            <w:right w:val="none" w:sz="0" w:space="0" w:color="auto"/>
          </w:divBdr>
        </w:div>
      </w:divsChild>
    </w:div>
    <w:div w:id="1210844894">
      <w:bodyDiv w:val="1"/>
      <w:marLeft w:val="0"/>
      <w:marRight w:val="0"/>
      <w:marTop w:val="0"/>
      <w:marBottom w:val="0"/>
      <w:divBdr>
        <w:top w:val="none" w:sz="0" w:space="0" w:color="auto"/>
        <w:left w:val="none" w:sz="0" w:space="0" w:color="auto"/>
        <w:bottom w:val="none" w:sz="0" w:space="0" w:color="auto"/>
        <w:right w:val="none" w:sz="0" w:space="0" w:color="auto"/>
      </w:divBdr>
      <w:divsChild>
        <w:div w:id="575866956">
          <w:marLeft w:val="0"/>
          <w:marRight w:val="0"/>
          <w:marTop w:val="0"/>
          <w:marBottom w:val="240"/>
          <w:divBdr>
            <w:top w:val="none" w:sz="0" w:space="0" w:color="auto"/>
            <w:left w:val="none" w:sz="0" w:space="0" w:color="auto"/>
            <w:bottom w:val="none" w:sz="0" w:space="0" w:color="auto"/>
            <w:right w:val="none" w:sz="0" w:space="0" w:color="auto"/>
          </w:divBdr>
        </w:div>
      </w:divsChild>
    </w:div>
    <w:div w:id="1232693583">
      <w:bodyDiv w:val="1"/>
      <w:marLeft w:val="0"/>
      <w:marRight w:val="0"/>
      <w:marTop w:val="0"/>
      <w:marBottom w:val="0"/>
      <w:divBdr>
        <w:top w:val="none" w:sz="0" w:space="0" w:color="auto"/>
        <w:left w:val="none" w:sz="0" w:space="0" w:color="auto"/>
        <w:bottom w:val="none" w:sz="0" w:space="0" w:color="auto"/>
        <w:right w:val="none" w:sz="0" w:space="0" w:color="auto"/>
      </w:divBdr>
      <w:divsChild>
        <w:div w:id="1396706330">
          <w:marLeft w:val="0"/>
          <w:marRight w:val="0"/>
          <w:marTop w:val="0"/>
          <w:marBottom w:val="240"/>
          <w:divBdr>
            <w:top w:val="none" w:sz="0" w:space="0" w:color="auto"/>
            <w:left w:val="none" w:sz="0" w:space="0" w:color="auto"/>
            <w:bottom w:val="none" w:sz="0" w:space="0" w:color="auto"/>
            <w:right w:val="none" w:sz="0" w:space="0" w:color="auto"/>
          </w:divBdr>
        </w:div>
      </w:divsChild>
    </w:div>
    <w:div w:id="1479878039">
      <w:bodyDiv w:val="1"/>
      <w:marLeft w:val="0"/>
      <w:marRight w:val="0"/>
      <w:marTop w:val="0"/>
      <w:marBottom w:val="0"/>
      <w:divBdr>
        <w:top w:val="none" w:sz="0" w:space="0" w:color="auto"/>
        <w:left w:val="none" w:sz="0" w:space="0" w:color="auto"/>
        <w:bottom w:val="none" w:sz="0" w:space="0" w:color="auto"/>
        <w:right w:val="none" w:sz="0" w:space="0" w:color="auto"/>
      </w:divBdr>
      <w:divsChild>
        <w:div w:id="25523017">
          <w:marLeft w:val="0"/>
          <w:marRight w:val="0"/>
          <w:marTop w:val="0"/>
          <w:marBottom w:val="240"/>
          <w:divBdr>
            <w:top w:val="none" w:sz="0" w:space="0" w:color="auto"/>
            <w:left w:val="none" w:sz="0" w:space="0" w:color="auto"/>
            <w:bottom w:val="none" w:sz="0" w:space="0" w:color="auto"/>
            <w:right w:val="none" w:sz="0" w:space="0" w:color="auto"/>
          </w:divBdr>
        </w:div>
      </w:divsChild>
    </w:div>
    <w:div w:id="1869444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1.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pm"/><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5FE75-4955-479B-A264-2E58BF70C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Pages>
  <Words>8620</Words>
  <Characters>49135</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choo hong yee</dc:creator>
  <cp:keywords/>
  <dc:description/>
  <cp:lastModifiedBy>choo hong yee</cp:lastModifiedBy>
  <cp:revision>26</cp:revision>
  <cp:lastPrinted>2017-12-28T23:13:00Z</cp:lastPrinted>
  <dcterms:created xsi:type="dcterms:W3CDTF">2018-04-12T16:43:00Z</dcterms:created>
  <dcterms:modified xsi:type="dcterms:W3CDTF">2018-05-24T23:01:00Z</dcterms:modified>
</cp:coreProperties>
</file>